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28A7ED" w14:textId="6DB82747" w:rsidR="00E91164" w:rsidRDefault="00E91164" w:rsidP="00E91164">
      <w:pPr>
        <w:jc w:val="center"/>
        <w:rPr>
          <w:sz w:val="40"/>
          <w:szCs w:val="40"/>
        </w:rPr>
      </w:pPr>
      <w:r>
        <w:rPr>
          <w:sz w:val="40"/>
          <w:szCs w:val="40"/>
        </w:rPr>
        <w:t>Title: Identifying aircraft from above</w:t>
      </w:r>
    </w:p>
    <w:p w14:paraId="36250032" w14:textId="4CC7C567" w:rsidR="00CB50A8" w:rsidRDefault="00E91164" w:rsidP="00E91164">
      <w:pPr>
        <w:jc w:val="center"/>
        <w:rPr>
          <w:sz w:val="40"/>
          <w:szCs w:val="40"/>
        </w:rPr>
      </w:pPr>
      <w:r>
        <w:rPr>
          <w:sz w:val="40"/>
          <w:szCs w:val="40"/>
        </w:rPr>
        <w:t>Name: Kai Roper-Blackman</w:t>
      </w:r>
    </w:p>
    <w:p w14:paraId="26ECEEF0" w14:textId="559EC316" w:rsidR="00E91164" w:rsidRDefault="00E91164" w:rsidP="00E91164">
      <w:pPr>
        <w:jc w:val="center"/>
        <w:rPr>
          <w:sz w:val="40"/>
          <w:szCs w:val="40"/>
        </w:rPr>
      </w:pPr>
      <w:r>
        <w:rPr>
          <w:sz w:val="40"/>
          <w:szCs w:val="40"/>
        </w:rPr>
        <w:t>Registration Number: 1602999</w:t>
      </w:r>
    </w:p>
    <w:p w14:paraId="46AF10D6" w14:textId="204E0C19" w:rsidR="00E91164" w:rsidRDefault="00E91164" w:rsidP="00E91164">
      <w:pPr>
        <w:jc w:val="center"/>
        <w:rPr>
          <w:sz w:val="40"/>
          <w:szCs w:val="40"/>
        </w:rPr>
      </w:pPr>
      <w:r>
        <w:rPr>
          <w:sz w:val="40"/>
          <w:szCs w:val="40"/>
        </w:rPr>
        <w:t>Supervisor(s): Adrian Clarke, Sebastian Halder</w:t>
      </w:r>
    </w:p>
    <w:p w14:paraId="6D32DD3E" w14:textId="57DB562E" w:rsidR="00E91164" w:rsidRDefault="00E91164" w:rsidP="00E91164">
      <w:pPr>
        <w:jc w:val="center"/>
        <w:rPr>
          <w:sz w:val="40"/>
          <w:szCs w:val="40"/>
        </w:rPr>
      </w:pPr>
      <w:r>
        <w:rPr>
          <w:sz w:val="40"/>
          <w:szCs w:val="40"/>
        </w:rPr>
        <w:t>Second assessor: Luca Citi</w:t>
      </w:r>
    </w:p>
    <w:p w14:paraId="05045A06" w14:textId="51CED784" w:rsidR="00BA2C40" w:rsidRDefault="00E91164" w:rsidP="00BA2C40">
      <w:pPr>
        <w:jc w:val="center"/>
        <w:rPr>
          <w:sz w:val="40"/>
          <w:szCs w:val="40"/>
        </w:rPr>
      </w:pPr>
      <w:r>
        <w:rPr>
          <w:sz w:val="40"/>
          <w:szCs w:val="40"/>
        </w:rPr>
        <w:t>Degree</w:t>
      </w:r>
      <w:r w:rsidR="00D25D13">
        <w:rPr>
          <w:sz w:val="40"/>
          <w:szCs w:val="40"/>
        </w:rPr>
        <w:t xml:space="preserve"> Course</w:t>
      </w:r>
      <w:r>
        <w:rPr>
          <w:sz w:val="40"/>
          <w:szCs w:val="40"/>
        </w:rPr>
        <w:t>:</w:t>
      </w:r>
      <w:r w:rsidR="00D25D13">
        <w:rPr>
          <w:sz w:val="40"/>
          <w:szCs w:val="40"/>
        </w:rPr>
        <w:t xml:space="preserve"> BSc</w:t>
      </w:r>
      <w:r>
        <w:rPr>
          <w:sz w:val="40"/>
          <w:szCs w:val="40"/>
        </w:rPr>
        <w:t xml:space="preserve"> Computer Science </w:t>
      </w:r>
      <w:r w:rsidR="00D25D13">
        <w:rPr>
          <w:sz w:val="40"/>
          <w:szCs w:val="40"/>
        </w:rPr>
        <w:t>(</w:t>
      </w:r>
      <w:r>
        <w:rPr>
          <w:sz w:val="40"/>
          <w:szCs w:val="40"/>
        </w:rPr>
        <w:t>G400</w:t>
      </w:r>
      <w:r w:rsidR="00424290">
        <w:rPr>
          <w:sz w:val="40"/>
          <w:szCs w:val="40"/>
        </w:rPr>
        <w:t>)</w:t>
      </w:r>
    </w:p>
    <w:p w14:paraId="5A58DC98" w14:textId="0D1ED4EB" w:rsidR="00BA2C40" w:rsidRDefault="00BA2C40">
      <w:pPr>
        <w:rPr>
          <w:sz w:val="40"/>
          <w:szCs w:val="40"/>
        </w:rPr>
      </w:pPr>
      <w:r>
        <w:rPr>
          <w:sz w:val="40"/>
          <w:szCs w:val="40"/>
        </w:rPr>
        <w:br w:type="page"/>
      </w:r>
    </w:p>
    <w:bookmarkStart w:id="0" w:name="_Toc2948929" w:displacedByCustomXml="next"/>
    <w:sdt>
      <w:sdtPr>
        <w:rPr>
          <w:rFonts w:asciiTheme="minorHAnsi" w:eastAsiaTheme="minorHAnsi" w:hAnsiTheme="minorHAnsi" w:cstheme="minorBidi"/>
          <w:color w:val="auto"/>
          <w:sz w:val="22"/>
          <w:szCs w:val="22"/>
          <w:lang w:val="en-GB"/>
        </w:rPr>
        <w:id w:val="1697502696"/>
        <w:docPartObj>
          <w:docPartGallery w:val="Table of Contents"/>
          <w:docPartUnique/>
        </w:docPartObj>
      </w:sdtPr>
      <w:sdtEndPr>
        <w:rPr>
          <w:b/>
          <w:bCs/>
          <w:noProof/>
        </w:rPr>
      </w:sdtEndPr>
      <w:sdtContent>
        <w:p w14:paraId="3F08A32B" w14:textId="390FEA2A" w:rsidR="00BA2C40" w:rsidRDefault="00BA2C40">
          <w:pPr>
            <w:pStyle w:val="TOCHeading"/>
          </w:pPr>
          <w:r>
            <w:t>Contents</w:t>
          </w:r>
        </w:p>
        <w:p w14:paraId="7C107EB1" w14:textId="66465F51" w:rsidR="006A6C2C" w:rsidRDefault="00BA2C40">
          <w:pPr>
            <w:pStyle w:val="TOC1"/>
            <w:tabs>
              <w:tab w:val="right" w:leader="dot" w:pos="9016"/>
            </w:tabs>
            <w:rPr>
              <w:rFonts w:eastAsiaTheme="minorEastAsia"/>
              <w:noProof/>
              <w:lang w:eastAsia="en-GB"/>
            </w:rPr>
          </w:pPr>
          <w:r>
            <w:rPr>
              <w:b/>
              <w:bCs/>
              <w:noProof/>
            </w:rPr>
            <w:fldChar w:fldCharType="begin"/>
          </w:r>
          <w:r>
            <w:rPr>
              <w:b/>
              <w:bCs/>
              <w:noProof/>
            </w:rPr>
            <w:instrText xml:space="preserve"> TOC \o "1-3" \h \z \u </w:instrText>
          </w:r>
          <w:r>
            <w:rPr>
              <w:b/>
              <w:bCs/>
              <w:noProof/>
            </w:rPr>
            <w:fldChar w:fldCharType="separate"/>
          </w:r>
          <w:hyperlink w:anchor="_Toc5894791" w:history="1">
            <w:r w:rsidR="006A6C2C" w:rsidRPr="00B302C9">
              <w:rPr>
                <w:rStyle w:val="Hyperlink"/>
                <w:noProof/>
              </w:rPr>
              <w:t>Acknowledgements</w:t>
            </w:r>
            <w:r w:rsidR="006A6C2C">
              <w:rPr>
                <w:noProof/>
                <w:webHidden/>
              </w:rPr>
              <w:tab/>
            </w:r>
            <w:r w:rsidR="006A6C2C">
              <w:rPr>
                <w:noProof/>
                <w:webHidden/>
              </w:rPr>
              <w:fldChar w:fldCharType="begin"/>
            </w:r>
            <w:r w:rsidR="006A6C2C">
              <w:rPr>
                <w:noProof/>
                <w:webHidden/>
              </w:rPr>
              <w:instrText xml:space="preserve"> PAGEREF _Toc5894791 \h </w:instrText>
            </w:r>
            <w:r w:rsidR="006A6C2C">
              <w:rPr>
                <w:noProof/>
                <w:webHidden/>
              </w:rPr>
            </w:r>
            <w:r w:rsidR="006A6C2C">
              <w:rPr>
                <w:noProof/>
                <w:webHidden/>
              </w:rPr>
              <w:fldChar w:fldCharType="separate"/>
            </w:r>
            <w:r w:rsidR="006A6C2C">
              <w:rPr>
                <w:noProof/>
                <w:webHidden/>
              </w:rPr>
              <w:t>4</w:t>
            </w:r>
            <w:r w:rsidR="006A6C2C">
              <w:rPr>
                <w:noProof/>
                <w:webHidden/>
              </w:rPr>
              <w:fldChar w:fldCharType="end"/>
            </w:r>
          </w:hyperlink>
        </w:p>
        <w:p w14:paraId="1FD946F6" w14:textId="3D5A4708" w:rsidR="006A6C2C" w:rsidRDefault="00EA36F9">
          <w:pPr>
            <w:pStyle w:val="TOC1"/>
            <w:tabs>
              <w:tab w:val="right" w:leader="dot" w:pos="9016"/>
            </w:tabs>
            <w:rPr>
              <w:rFonts w:eastAsiaTheme="minorEastAsia"/>
              <w:noProof/>
              <w:lang w:eastAsia="en-GB"/>
            </w:rPr>
          </w:pPr>
          <w:hyperlink w:anchor="_Toc5894792" w:history="1">
            <w:r w:rsidR="006A6C2C" w:rsidRPr="00B302C9">
              <w:rPr>
                <w:rStyle w:val="Hyperlink"/>
                <w:noProof/>
              </w:rPr>
              <w:t>Abstract</w:t>
            </w:r>
            <w:r w:rsidR="006A6C2C">
              <w:rPr>
                <w:noProof/>
                <w:webHidden/>
              </w:rPr>
              <w:tab/>
            </w:r>
            <w:r w:rsidR="006A6C2C">
              <w:rPr>
                <w:noProof/>
                <w:webHidden/>
              </w:rPr>
              <w:fldChar w:fldCharType="begin"/>
            </w:r>
            <w:r w:rsidR="006A6C2C">
              <w:rPr>
                <w:noProof/>
                <w:webHidden/>
              </w:rPr>
              <w:instrText xml:space="preserve"> PAGEREF _Toc5894792 \h </w:instrText>
            </w:r>
            <w:r w:rsidR="006A6C2C">
              <w:rPr>
                <w:noProof/>
                <w:webHidden/>
              </w:rPr>
            </w:r>
            <w:r w:rsidR="006A6C2C">
              <w:rPr>
                <w:noProof/>
                <w:webHidden/>
              </w:rPr>
              <w:fldChar w:fldCharType="separate"/>
            </w:r>
            <w:r w:rsidR="006A6C2C">
              <w:rPr>
                <w:noProof/>
                <w:webHidden/>
              </w:rPr>
              <w:t>5</w:t>
            </w:r>
            <w:r w:rsidR="006A6C2C">
              <w:rPr>
                <w:noProof/>
                <w:webHidden/>
              </w:rPr>
              <w:fldChar w:fldCharType="end"/>
            </w:r>
          </w:hyperlink>
        </w:p>
        <w:p w14:paraId="6D840C2D" w14:textId="7A1F8708" w:rsidR="006A6C2C" w:rsidRDefault="00EA36F9">
          <w:pPr>
            <w:pStyle w:val="TOC1"/>
            <w:tabs>
              <w:tab w:val="right" w:leader="dot" w:pos="9016"/>
            </w:tabs>
            <w:rPr>
              <w:rFonts w:eastAsiaTheme="minorEastAsia"/>
              <w:noProof/>
              <w:lang w:eastAsia="en-GB"/>
            </w:rPr>
          </w:pPr>
          <w:hyperlink w:anchor="_Toc5894793" w:history="1">
            <w:r w:rsidR="006A6C2C" w:rsidRPr="00B302C9">
              <w:rPr>
                <w:rStyle w:val="Hyperlink"/>
                <w:noProof/>
              </w:rPr>
              <w:t>List of Symbols</w:t>
            </w:r>
            <w:r w:rsidR="006A6C2C">
              <w:rPr>
                <w:noProof/>
                <w:webHidden/>
              </w:rPr>
              <w:tab/>
            </w:r>
            <w:r w:rsidR="006A6C2C">
              <w:rPr>
                <w:noProof/>
                <w:webHidden/>
              </w:rPr>
              <w:fldChar w:fldCharType="begin"/>
            </w:r>
            <w:r w:rsidR="006A6C2C">
              <w:rPr>
                <w:noProof/>
                <w:webHidden/>
              </w:rPr>
              <w:instrText xml:space="preserve"> PAGEREF _Toc5894793 \h </w:instrText>
            </w:r>
            <w:r w:rsidR="006A6C2C">
              <w:rPr>
                <w:noProof/>
                <w:webHidden/>
              </w:rPr>
            </w:r>
            <w:r w:rsidR="006A6C2C">
              <w:rPr>
                <w:noProof/>
                <w:webHidden/>
              </w:rPr>
              <w:fldChar w:fldCharType="separate"/>
            </w:r>
            <w:r w:rsidR="006A6C2C">
              <w:rPr>
                <w:noProof/>
                <w:webHidden/>
              </w:rPr>
              <w:t>6</w:t>
            </w:r>
            <w:r w:rsidR="006A6C2C">
              <w:rPr>
                <w:noProof/>
                <w:webHidden/>
              </w:rPr>
              <w:fldChar w:fldCharType="end"/>
            </w:r>
          </w:hyperlink>
        </w:p>
        <w:p w14:paraId="7DD41F1E" w14:textId="645517FE" w:rsidR="006A6C2C" w:rsidRDefault="00EA36F9">
          <w:pPr>
            <w:pStyle w:val="TOC1"/>
            <w:tabs>
              <w:tab w:val="right" w:leader="dot" w:pos="9016"/>
            </w:tabs>
            <w:rPr>
              <w:rFonts w:eastAsiaTheme="minorEastAsia"/>
              <w:noProof/>
              <w:lang w:eastAsia="en-GB"/>
            </w:rPr>
          </w:pPr>
          <w:hyperlink w:anchor="_Toc5894794" w:history="1">
            <w:r w:rsidR="006A6C2C" w:rsidRPr="00B302C9">
              <w:rPr>
                <w:rStyle w:val="Hyperlink"/>
                <w:noProof/>
              </w:rPr>
              <w:t>Project Aims and Objectives</w:t>
            </w:r>
            <w:r w:rsidR="006A6C2C">
              <w:rPr>
                <w:noProof/>
                <w:webHidden/>
              </w:rPr>
              <w:tab/>
            </w:r>
            <w:r w:rsidR="006A6C2C">
              <w:rPr>
                <w:noProof/>
                <w:webHidden/>
              </w:rPr>
              <w:fldChar w:fldCharType="begin"/>
            </w:r>
            <w:r w:rsidR="006A6C2C">
              <w:rPr>
                <w:noProof/>
                <w:webHidden/>
              </w:rPr>
              <w:instrText xml:space="preserve"> PAGEREF _Toc5894794 \h </w:instrText>
            </w:r>
            <w:r w:rsidR="006A6C2C">
              <w:rPr>
                <w:noProof/>
                <w:webHidden/>
              </w:rPr>
            </w:r>
            <w:r w:rsidR="006A6C2C">
              <w:rPr>
                <w:noProof/>
                <w:webHidden/>
              </w:rPr>
              <w:fldChar w:fldCharType="separate"/>
            </w:r>
            <w:r w:rsidR="006A6C2C">
              <w:rPr>
                <w:noProof/>
                <w:webHidden/>
              </w:rPr>
              <w:t>7</w:t>
            </w:r>
            <w:r w:rsidR="006A6C2C">
              <w:rPr>
                <w:noProof/>
                <w:webHidden/>
              </w:rPr>
              <w:fldChar w:fldCharType="end"/>
            </w:r>
          </w:hyperlink>
        </w:p>
        <w:p w14:paraId="4DBABD01" w14:textId="0BDC0A62" w:rsidR="006A6C2C" w:rsidRDefault="00EA36F9">
          <w:pPr>
            <w:pStyle w:val="TOC2"/>
            <w:tabs>
              <w:tab w:val="right" w:leader="dot" w:pos="9016"/>
            </w:tabs>
            <w:rPr>
              <w:rFonts w:eastAsiaTheme="minorEastAsia"/>
              <w:noProof/>
              <w:lang w:eastAsia="en-GB"/>
            </w:rPr>
          </w:pPr>
          <w:hyperlink w:anchor="_Toc5894795" w:history="1">
            <w:r w:rsidR="006A6C2C" w:rsidRPr="00B302C9">
              <w:rPr>
                <w:rStyle w:val="Hyperlink"/>
                <w:noProof/>
              </w:rPr>
              <w:t>Primary Objectives</w:t>
            </w:r>
            <w:r w:rsidR="006A6C2C">
              <w:rPr>
                <w:noProof/>
                <w:webHidden/>
              </w:rPr>
              <w:tab/>
            </w:r>
            <w:r w:rsidR="006A6C2C">
              <w:rPr>
                <w:noProof/>
                <w:webHidden/>
              </w:rPr>
              <w:fldChar w:fldCharType="begin"/>
            </w:r>
            <w:r w:rsidR="006A6C2C">
              <w:rPr>
                <w:noProof/>
                <w:webHidden/>
              </w:rPr>
              <w:instrText xml:space="preserve"> PAGEREF _Toc5894795 \h </w:instrText>
            </w:r>
            <w:r w:rsidR="006A6C2C">
              <w:rPr>
                <w:noProof/>
                <w:webHidden/>
              </w:rPr>
            </w:r>
            <w:r w:rsidR="006A6C2C">
              <w:rPr>
                <w:noProof/>
                <w:webHidden/>
              </w:rPr>
              <w:fldChar w:fldCharType="separate"/>
            </w:r>
            <w:r w:rsidR="006A6C2C">
              <w:rPr>
                <w:noProof/>
                <w:webHidden/>
              </w:rPr>
              <w:t>7</w:t>
            </w:r>
            <w:r w:rsidR="006A6C2C">
              <w:rPr>
                <w:noProof/>
                <w:webHidden/>
              </w:rPr>
              <w:fldChar w:fldCharType="end"/>
            </w:r>
          </w:hyperlink>
        </w:p>
        <w:p w14:paraId="0FF1B9FD" w14:textId="41D305A4" w:rsidR="006A6C2C" w:rsidRDefault="00EA36F9">
          <w:pPr>
            <w:pStyle w:val="TOC2"/>
            <w:tabs>
              <w:tab w:val="right" w:leader="dot" w:pos="9016"/>
            </w:tabs>
            <w:rPr>
              <w:rFonts w:eastAsiaTheme="minorEastAsia"/>
              <w:noProof/>
              <w:lang w:eastAsia="en-GB"/>
            </w:rPr>
          </w:pPr>
          <w:hyperlink w:anchor="_Toc5894796" w:history="1">
            <w:r w:rsidR="006A6C2C" w:rsidRPr="00B302C9">
              <w:rPr>
                <w:rStyle w:val="Hyperlink"/>
                <w:noProof/>
              </w:rPr>
              <w:t>Additional goals</w:t>
            </w:r>
            <w:r w:rsidR="006A6C2C">
              <w:rPr>
                <w:noProof/>
                <w:webHidden/>
              </w:rPr>
              <w:tab/>
            </w:r>
            <w:r w:rsidR="006A6C2C">
              <w:rPr>
                <w:noProof/>
                <w:webHidden/>
              </w:rPr>
              <w:fldChar w:fldCharType="begin"/>
            </w:r>
            <w:r w:rsidR="006A6C2C">
              <w:rPr>
                <w:noProof/>
                <w:webHidden/>
              </w:rPr>
              <w:instrText xml:space="preserve"> PAGEREF _Toc5894796 \h </w:instrText>
            </w:r>
            <w:r w:rsidR="006A6C2C">
              <w:rPr>
                <w:noProof/>
                <w:webHidden/>
              </w:rPr>
            </w:r>
            <w:r w:rsidR="006A6C2C">
              <w:rPr>
                <w:noProof/>
                <w:webHidden/>
              </w:rPr>
              <w:fldChar w:fldCharType="separate"/>
            </w:r>
            <w:r w:rsidR="006A6C2C">
              <w:rPr>
                <w:noProof/>
                <w:webHidden/>
              </w:rPr>
              <w:t>7</w:t>
            </w:r>
            <w:r w:rsidR="006A6C2C">
              <w:rPr>
                <w:noProof/>
                <w:webHidden/>
              </w:rPr>
              <w:fldChar w:fldCharType="end"/>
            </w:r>
          </w:hyperlink>
        </w:p>
        <w:p w14:paraId="4778E498" w14:textId="225070F8" w:rsidR="006A6C2C" w:rsidRDefault="00EA36F9">
          <w:pPr>
            <w:pStyle w:val="TOC1"/>
            <w:tabs>
              <w:tab w:val="right" w:leader="dot" w:pos="9016"/>
            </w:tabs>
            <w:rPr>
              <w:rFonts w:eastAsiaTheme="minorEastAsia"/>
              <w:noProof/>
              <w:lang w:eastAsia="en-GB"/>
            </w:rPr>
          </w:pPr>
          <w:hyperlink w:anchor="_Toc5894797" w:history="1">
            <w:r w:rsidR="006A6C2C" w:rsidRPr="00B302C9">
              <w:rPr>
                <w:rStyle w:val="Hyperlink"/>
                <w:noProof/>
              </w:rPr>
              <w:t>Methods</w:t>
            </w:r>
            <w:r w:rsidR="006A6C2C">
              <w:rPr>
                <w:noProof/>
                <w:webHidden/>
              </w:rPr>
              <w:tab/>
            </w:r>
            <w:r w:rsidR="006A6C2C">
              <w:rPr>
                <w:noProof/>
                <w:webHidden/>
              </w:rPr>
              <w:fldChar w:fldCharType="begin"/>
            </w:r>
            <w:r w:rsidR="006A6C2C">
              <w:rPr>
                <w:noProof/>
                <w:webHidden/>
              </w:rPr>
              <w:instrText xml:space="preserve"> PAGEREF _Toc5894797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03E67237" w14:textId="3D7266F5" w:rsidR="006A6C2C" w:rsidRDefault="00EA36F9">
          <w:pPr>
            <w:pStyle w:val="TOC2"/>
            <w:tabs>
              <w:tab w:val="right" w:leader="dot" w:pos="9016"/>
            </w:tabs>
            <w:rPr>
              <w:rFonts w:eastAsiaTheme="minorEastAsia"/>
              <w:noProof/>
              <w:lang w:eastAsia="en-GB"/>
            </w:rPr>
          </w:pPr>
          <w:hyperlink w:anchor="_Toc5894798" w:history="1">
            <w:r w:rsidR="006A6C2C" w:rsidRPr="00B302C9">
              <w:rPr>
                <w:rStyle w:val="Hyperlink"/>
                <w:noProof/>
              </w:rPr>
              <w:t>Internal and External Libraries</w:t>
            </w:r>
            <w:r w:rsidR="006A6C2C">
              <w:rPr>
                <w:noProof/>
                <w:webHidden/>
              </w:rPr>
              <w:tab/>
            </w:r>
            <w:r w:rsidR="006A6C2C">
              <w:rPr>
                <w:noProof/>
                <w:webHidden/>
              </w:rPr>
              <w:fldChar w:fldCharType="begin"/>
            </w:r>
            <w:r w:rsidR="006A6C2C">
              <w:rPr>
                <w:noProof/>
                <w:webHidden/>
              </w:rPr>
              <w:instrText xml:space="preserve"> PAGEREF _Toc5894798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3AB85709" w14:textId="4947FA9E" w:rsidR="006A6C2C" w:rsidRDefault="00EA36F9">
          <w:pPr>
            <w:pStyle w:val="TOC3"/>
            <w:tabs>
              <w:tab w:val="right" w:leader="dot" w:pos="9016"/>
            </w:tabs>
            <w:rPr>
              <w:rFonts w:eastAsiaTheme="minorEastAsia"/>
              <w:noProof/>
              <w:lang w:eastAsia="en-GB"/>
            </w:rPr>
          </w:pPr>
          <w:hyperlink w:anchor="_Toc5894799" w:history="1">
            <w:r w:rsidR="006A6C2C" w:rsidRPr="00B302C9">
              <w:rPr>
                <w:rStyle w:val="Hyperlink"/>
                <w:noProof/>
              </w:rPr>
              <w:t>OpenCV</w:t>
            </w:r>
            <w:r w:rsidR="006A6C2C">
              <w:rPr>
                <w:noProof/>
                <w:webHidden/>
              </w:rPr>
              <w:tab/>
            </w:r>
            <w:r w:rsidR="006A6C2C">
              <w:rPr>
                <w:noProof/>
                <w:webHidden/>
              </w:rPr>
              <w:fldChar w:fldCharType="begin"/>
            </w:r>
            <w:r w:rsidR="006A6C2C">
              <w:rPr>
                <w:noProof/>
                <w:webHidden/>
              </w:rPr>
              <w:instrText xml:space="preserve"> PAGEREF _Toc5894799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4CEFD0CE" w14:textId="675AD06C" w:rsidR="006A6C2C" w:rsidRDefault="00EA36F9">
          <w:pPr>
            <w:pStyle w:val="TOC3"/>
            <w:tabs>
              <w:tab w:val="right" w:leader="dot" w:pos="9016"/>
            </w:tabs>
            <w:rPr>
              <w:rFonts w:eastAsiaTheme="minorEastAsia"/>
              <w:noProof/>
              <w:lang w:eastAsia="en-GB"/>
            </w:rPr>
          </w:pPr>
          <w:hyperlink w:anchor="_Toc5894800" w:history="1">
            <w:r w:rsidR="006A6C2C" w:rsidRPr="00B302C9">
              <w:rPr>
                <w:rStyle w:val="Hyperlink"/>
                <w:noProof/>
              </w:rPr>
              <w:t>Scikit-Learn</w:t>
            </w:r>
            <w:r w:rsidR="006A6C2C">
              <w:rPr>
                <w:noProof/>
                <w:webHidden/>
              </w:rPr>
              <w:tab/>
            </w:r>
            <w:r w:rsidR="006A6C2C">
              <w:rPr>
                <w:noProof/>
                <w:webHidden/>
              </w:rPr>
              <w:fldChar w:fldCharType="begin"/>
            </w:r>
            <w:r w:rsidR="006A6C2C">
              <w:rPr>
                <w:noProof/>
                <w:webHidden/>
              </w:rPr>
              <w:instrText xml:space="preserve"> PAGEREF _Toc5894800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272A5531" w14:textId="2141E462" w:rsidR="006A6C2C" w:rsidRDefault="00EA36F9">
          <w:pPr>
            <w:pStyle w:val="TOC3"/>
            <w:tabs>
              <w:tab w:val="right" w:leader="dot" w:pos="9016"/>
            </w:tabs>
            <w:rPr>
              <w:rFonts w:eastAsiaTheme="minorEastAsia"/>
              <w:noProof/>
              <w:lang w:eastAsia="en-GB"/>
            </w:rPr>
          </w:pPr>
          <w:hyperlink w:anchor="_Toc5894801" w:history="1">
            <w:r w:rsidR="006A6C2C" w:rsidRPr="00B302C9">
              <w:rPr>
                <w:rStyle w:val="Hyperlink"/>
                <w:noProof/>
              </w:rPr>
              <w:t>Scikit-Image</w:t>
            </w:r>
            <w:r w:rsidR="006A6C2C">
              <w:rPr>
                <w:noProof/>
                <w:webHidden/>
              </w:rPr>
              <w:tab/>
            </w:r>
            <w:r w:rsidR="006A6C2C">
              <w:rPr>
                <w:noProof/>
                <w:webHidden/>
              </w:rPr>
              <w:fldChar w:fldCharType="begin"/>
            </w:r>
            <w:r w:rsidR="006A6C2C">
              <w:rPr>
                <w:noProof/>
                <w:webHidden/>
              </w:rPr>
              <w:instrText xml:space="preserve"> PAGEREF _Toc5894801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1E12F0ED" w14:textId="7F22A4B8" w:rsidR="006A6C2C" w:rsidRDefault="00EA36F9">
          <w:pPr>
            <w:pStyle w:val="TOC3"/>
            <w:tabs>
              <w:tab w:val="right" w:leader="dot" w:pos="9016"/>
            </w:tabs>
            <w:rPr>
              <w:rFonts w:eastAsiaTheme="minorEastAsia"/>
              <w:noProof/>
              <w:lang w:eastAsia="en-GB"/>
            </w:rPr>
          </w:pPr>
          <w:hyperlink w:anchor="_Toc5894802" w:history="1">
            <w:r w:rsidR="006A6C2C" w:rsidRPr="00B302C9">
              <w:rPr>
                <w:rStyle w:val="Hyperlink"/>
                <w:noProof/>
              </w:rPr>
              <w:t>FPDF</w:t>
            </w:r>
            <w:r w:rsidR="006A6C2C">
              <w:rPr>
                <w:noProof/>
                <w:webHidden/>
              </w:rPr>
              <w:tab/>
            </w:r>
            <w:r w:rsidR="006A6C2C">
              <w:rPr>
                <w:noProof/>
                <w:webHidden/>
              </w:rPr>
              <w:fldChar w:fldCharType="begin"/>
            </w:r>
            <w:r w:rsidR="006A6C2C">
              <w:rPr>
                <w:noProof/>
                <w:webHidden/>
              </w:rPr>
              <w:instrText xml:space="preserve"> PAGEREF _Toc5894802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57B16972" w14:textId="760A5BE0" w:rsidR="006A6C2C" w:rsidRDefault="00EA36F9">
          <w:pPr>
            <w:pStyle w:val="TOC3"/>
            <w:tabs>
              <w:tab w:val="right" w:leader="dot" w:pos="9016"/>
            </w:tabs>
            <w:rPr>
              <w:rFonts w:eastAsiaTheme="minorEastAsia"/>
              <w:noProof/>
              <w:lang w:eastAsia="en-GB"/>
            </w:rPr>
          </w:pPr>
          <w:hyperlink w:anchor="_Toc5894803" w:history="1">
            <w:r w:rsidR="006A6C2C" w:rsidRPr="00B302C9">
              <w:rPr>
                <w:rStyle w:val="Hyperlink"/>
                <w:noProof/>
              </w:rPr>
              <w:t>NumPy</w:t>
            </w:r>
            <w:r w:rsidR="006A6C2C">
              <w:rPr>
                <w:noProof/>
                <w:webHidden/>
              </w:rPr>
              <w:tab/>
            </w:r>
            <w:r w:rsidR="006A6C2C">
              <w:rPr>
                <w:noProof/>
                <w:webHidden/>
              </w:rPr>
              <w:fldChar w:fldCharType="begin"/>
            </w:r>
            <w:r w:rsidR="006A6C2C">
              <w:rPr>
                <w:noProof/>
                <w:webHidden/>
              </w:rPr>
              <w:instrText xml:space="preserve"> PAGEREF _Toc5894803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4C2720D7" w14:textId="5FD8C182" w:rsidR="006A6C2C" w:rsidRDefault="00EA36F9">
          <w:pPr>
            <w:pStyle w:val="TOC3"/>
            <w:tabs>
              <w:tab w:val="right" w:leader="dot" w:pos="9016"/>
            </w:tabs>
            <w:rPr>
              <w:rFonts w:eastAsiaTheme="minorEastAsia"/>
              <w:noProof/>
              <w:lang w:eastAsia="en-GB"/>
            </w:rPr>
          </w:pPr>
          <w:hyperlink w:anchor="_Toc5894804" w:history="1">
            <w:r w:rsidR="006A6C2C" w:rsidRPr="00B302C9">
              <w:rPr>
                <w:rStyle w:val="Hyperlink"/>
                <w:noProof/>
              </w:rPr>
              <w:t>Matplotlib</w:t>
            </w:r>
            <w:r w:rsidR="006A6C2C">
              <w:rPr>
                <w:noProof/>
                <w:webHidden/>
              </w:rPr>
              <w:tab/>
            </w:r>
            <w:r w:rsidR="006A6C2C">
              <w:rPr>
                <w:noProof/>
                <w:webHidden/>
              </w:rPr>
              <w:fldChar w:fldCharType="begin"/>
            </w:r>
            <w:r w:rsidR="006A6C2C">
              <w:rPr>
                <w:noProof/>
                <w:webHidden/>
              </w:rPr>
              <w:instrText xml:space="preserve"> PAGEREF _Toc5894804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1423BD90" w14:textId="119E1AB0" w:rsidR="006A6C2C" w:rsidRDefault="00EA36F9">
          <w:pPr>
            <w:pStyle w:val="TOC3"/>
            <w:tabs>
              <w:tab w:val="right" w:leader="dot" w:pos="9016"/>
            </w:tabs>
            <w:rPr>
              <w:rFonts w:eastAsiaTheme="minorEastAsia"/>
              <w:noProof/>
              <w:lang w:eastAsia="en-GB"/>
            </w:rPr>
          </w:pPr>
          <w:hyperlink w:anchor="_Toc5894805" w:history="1">
            <w:r w:rsidR="006A6C2C" w:rsidRPr="00B302C9">
              <w:rPr>
                <w:rStyle w:val="Hyperlink"/>
                <w:noProof/>
              </w:rPr>
              <w:t>Tkinter</w:t>
            </w:r>
            <w:r w:rsidR="006A6C2C">
              <w:rPr>
                <w:noProof/>
                <w:webHidden/>
              </w:rPr>
              <w:tab/>
            </w:r>
            <w:r w:rsidR="006A6C2C">
              <w:rPr>
                <w:noProof/>
                <w:webHidden/>
              </w:rPr>
              <w:fldChar w:fldCharType="begin"/>
            </w:r>
            <w:r w:rsidR="006A6C2C">
              <w:rPr>
                <w:noProof/>
                <w:webHidden/>
              </w:rPr>
              <w:instrText xml:space="preserve"> PAGEREF _Toc5894805 \h </w:instrText>
            </w:r>
            <w:r w:rsidR="006A6C2C">
              <w:rPr>
                <w:noProof/>
                <w:webHidden/>
              </w:rPr>
            </w:r>
            <w:r w:rsidR="006A6C2C">
              <w:rPr>
                <w:noProof/>
                <w:webHidden/>
              </w:rPr>
              <w:fldChar w:fldCharType="separate"/>
            </w:r>
            <w:r w:rsidR="006A6C2C">
              <w:rPr>
                <w:noProof/>
                <w:webHidden/>
              </w:rPr>
              <w:t>8</w:t>
            </w:r>
            <w:r w:rsidR="006A6C2C">
              <w:rPr>
                <w:noProof/>
                <w:webHidden/>
              </w:rPr>
              <w:fldChar w:fldCharType="end"/>
            </w:r>
          </w:hyperlink>
        </w:p>
        <w:p w14:paraId="3A2BEE8B" w14:textId="735B29EB" w:rsidR="006A6C2C" w:rsidRDefault="00EA36F9">
          <w:pPr>
            <w:pStyle w:val="TOC3"/>
            <w:tabs>
              <w:tab w:val="right" w:leader="dot" w:pos="9016"/>
            </w:tabs>
            <w:rPr>
              <w:rFonts w:eastAsiaTheme="minorEastAsia"/>
              <w:noProof/>
              <w:lang w:eastAsia="en-GB"/>
            </w:rPr>
          </w:pPr>
          <w:hyperlink w:anchor="_Toc5894806" w:history="1">
            <w:r w:rsidR="006A6C2C" w:rsidRPr="00B302C9">
              <w:rPr>
                <w:rStyle w:val="Hyperlink"/>
                <w:noProof/>
              </w:rPr>
              <w:t>PIL</w:t>
            </w:r>
            <w:r w:rsidR="006A6C2C">
              <w:rPr>
                <w:noProof/>
                <w:webHidden/>
              </w:rPr>
              <w:tab/>
            </w:r>
            <w:r w:rsidR="006A6C2C">
              <w:rPr>
                <w:noProof/>
                <w:webHidden/>
              </w:rPr>
              <w:fldChar w:fldCharType="begin"/>
            </w:r>
            <w:r w:rsidR="006A6C2C">
              <w:rPr>
                <w:noProof/>
                <w:webHidden/>
              </w:rPr>
              <w:instrText xml:space="preserve"> PAGEREF _Toc5894806 \h </w:instrText>
            </w:r>
            <w:r w:rsidR="006A6C2C">
              <w:rPr>
                <w:noProof/>
                <w:webHidden/>
              </w:rPr>
            </w:r>
            <w:r w:rsidR="006A6C2C">
              <w:rPr>
                <w:noProof/>
                <w:webHidden/>
              </w:rPr>
              <w:fldChar w:fldCharType="separate"/>
            </w:r>
            <w:r w:rsidR="006A6C2C">
              <w:rPr>
                <w:noProof/>
                <w:webHidden/>
              </w:rPr>
              <w:t>9</w:t>
            </w:r>
            <w:r w:rsidR="006A6C2C">
              <w:rPr>
                <w:noProof/>
                <w:webHidden/>
              </w:rPr>
              <w:fldChar w:fldCharType="end"/>
            </w:r>
          </w:hyperlink>
        </w:p>
        <w:p w14:paraId="426B0AEF" w14:textId="332A8AE3" w:rsidR="006A6C2C" w:rsidRDefault="00EA36F9">
          <w:pPr>
            <w:pStyle w:val="TOC2"/>
            <w:tabs>
              <w:tab w:val="right" w:leader="dot" w:pos="9016"/>
            </w:tabs>
            <w:rPr>
              <w:rFonts w:eastAsiaTheme="minorEastAsia"/>
              <w:noProof/>
              <w:lang w:eastAsia="en-GB"/>
            </w:rPr>
          </w:pPr>
          <w:hyperlink w:anchor="_Toc5894807" w:history="1">
            <w:r w:rsidR="006A6C2C" w:rsidRPr="00B302C9">
              <w:rPr>
                <w:rStyle w:val="Hyperlink"/>
                <w:noProof/>
              </w:rPr>
              <w:t>Data set</w:t>
            </w:r>
            <w:r w:rsidR="006A6C2C">
              <w:rPr>
                <w:noProof/>
                <w:webHidden/>
              </w:rPr>
              <w:tab/>
            </w:r>
            <w:r w:rsidR="006A6C2C">
              <w:rPr>
                <w:noProof/>
                <w:webHidden/>
              </w:rPr>
              <w:fldChar w:fldCharType="begin"/>
            </w:r>
            <w:r w:rsidR="006A6C2C">
              <w:rPr>
                <w:noProof/>
                <w:webHidden/>
              </w:rPr>
              <w:instrText xml:space="preserve"> PAGEREF _Toc5894807 \h </w:instrText>
            </w:r>
            <w:r w:rsidR="006A6C2C">
              <w:rPr>
                <w:noProof/>
                <w:webHidden/>
              </w:rPr>
            </w:r>
            <w:r w:rsidR="006A6C2C">
              <w:rPr>
                <w:noProof/>
                <w:webHidden/>
              </w:rPr>
              <w:fldChar w:fldCharType="separate"/>
            </w:r>
            <w:r w:rsidR="006A6C2C">
              <w:rPr>
                <w:noProof/>
                <w:webHidden/>
              </w:rPr>
              <w:t>10</w:t>
            </w:r>
            <w:r w:rsidR="006A6C2C">
              <w:rPr>
                <w:noProof/>
                <w:webHidden/>
              </w:rPr>
              <w:fldChar w:fldCharType="end"/>
            </w:r>
          </w:hyperlink>
        </w:p>
        <w:p w14:paraId="1F8F54C2" w14:textId="35506471" w:rsidR="006A6C2C" w:rsidRDefault="00EA36F9">
          <w:pPr>
            <w:pStyle w:val="TOC3"/>
            <w:tabs>
              <w:tab w:val="right" w:leader="dot" w:pos="9016"/>
            </w:tabs>
            <w:rPr>
              <w:rFonts w:eastAsiaTheme="minorEastAsia"/>
              <w:noProof/>
              <w:lang w:eastAsia="en-GB"/>
            </w:rPr>
          </w:pPr>
          <w:hyperlink w:anchor="_Toc5894808" w:history="1">
            <w:r w:rsidR="006A6C2C" w:rsidRPr="00B302C9">
              <w:rPr>
                <w:rStyle w:val="Hyperlink"/>
                <w:noProof/>
              </w:rPr>
              <w:t>Images</w:t>
            </w:r>
            <w:r w:rsidR="006A6C2C">
              <w:rPr>
                <w:noProof/>
                <w:webHidden/>
              </w:rPr>
              <w:tab/>
            </w:r>
            <w:r w:rsidR="006A6C2C">
              <w:rPr>
                <w:noProof/>
                <w:webHidden/>
              </w:rPr>
              <w:fldChar w:fldCharType="begin"/>
            </w:r>
            <w:r w:rsidR="006A6C2C">
              <w:rPr>
                <w:noProof/>
                <w:webHidden/>
              </w:rPr>
              <w:instrText xml:space="preserve"> PAGEREF _Toc5894808 \h </w:instrText>
            </w:r>
            <w:r w:rsidR="006A6C2C">
              <w:rPr>
                <w:noProof/>
                <w:webHidden/>
              </w:rPr>
            </w:r>
            <w:r w:rsidR="006A6C2C">
              <w:rPr>
                <w:noProof/>
                <w:webHidden/>
              </w:rPr>
              <w:fldChar w:fldCharType="separate"/>
            </w:r>
            <w:r w:rsidR="006A6C2C">
              <w:rPr>
                <w:noProof/>
                <w:webHidden/>
              </w:rPr>
              <w:t>10</w:t>
            </w:r>
            <w:r w:rsidR="006A6C2C">
              <w:rPr>
                <w:noProof/>
                <w:webHidden/>
              </w:rPr>
              <w:fldChar w:fldCharType="end"/>
            </w:r>
          </w:hyperlink>
        </w:p>
        <w:p w14:paraId="58B35976" w14:textId="38A6C400" w:rsidR="006A6C2C" w:rsidRDefault="00EA36F9">
          <w:pPr>
            <w:pStyle w:val="TOC3"/>
            <w:tabs>
              <w:tab w:val="right" w:leader="dot" w:pos="9016"/>
            </w:tabs>
            <w:rPr>
              <w:rFonts w:eastAsiaTheme="minorEastAsia"/>
              <w:noProof/>
              <w:lang w:eastAsia="en-GB"/>
            </w:rPr>
          </w:pPr>
          <w:hyperlink w:anchor="_Toc5894809" w:history="1">
            <w:r w:rsidR="006A6C2C" w:rsidRPr="00B302C9">
              <w:rPr>
                <w:rStyle w:val="Hyperlink"/>
                <w:noProof/>
              </w:rPr>
              <w:t>Parsing</w:t>
            </w:r>
            <w:r w:rsidR="006A6C2C">
              <w:rPr>
                <w:noProof/>
                <w:webHidden/>
              </w:rPr>
              <w:tab/>
            </w:r>
            <w:r w:rsidR="006A6C2C">
              <w:rPr>
                <w:noProof/>
                <w:webHidden/>
              </w:rPr>
              <w:fldChar w:fldCharType="begin"/>
            </w:r>
            <w:r w:rsidR="006A6C2C">
              <w:rPr>
                <w:noProof/>
                <w:webHidden/>
              </w:rPr>
              <w:instrText xml:space="preserve"> PAGEREF _Toc5894809 \h </w:instrText>
            </w:r>
            <w:r w:rsidR="006A6C2C">
              <w:rPr>
                <w:noProof/>
                <w:webHidden/>
              </w:rPr>
            </w:r>
            <w:r w:rsidR="006A6C2C">
              <w:rPr>
                <w:noProof/>
                <w:webHidden/>
              </w:rPr>
              <w:fldChar w:fldCharType="separate"/>
            </w:r>
            <w:r w:rsidR="006A6C2C">
              <w:rPr>
                <w:noProof/>
                <w:webHidden/>
              </w:rPr>
              <w:t>11</w:t>
            </w:r>
            <w:r w:rsidR="006A6C2C">
              <w:rPr>
                <w:noProof/>
                <w:webHidden/>
              </w:rPr>
              <w:fldChar w:fldCharType="end"/>
            </w:r>
          </w:hyperlink>
        </w:p>
        <w:p w14:paraId="737BEC8A" w14:textId="39D0AEBF" w:rsidR="006A6C2C" w:rsidRDefault="00EA36F9">
          <w:pPr>
            <w:pStyle w:val="TOC2"/>
            <w:tabs>
              <w:tab w:val="right" w:leader="dot" w:pos="9016"/>
            </w:tabs>
            <w:rPr>
              <w:rFonts w:eastAsiaTheme="minorEastAsia"/>
              <w:noProof/>
              <w:lang w:eastAsia="en-GB"/>
            </w:rPr>
          </w:pPr>
          <w:hyperlink w:anchor="_Toc5894810" w:history="1">
            <w:r w:rsidR="006A6C2C" w:rsidRPr="00B302C9">
              <w:rPr>
                <w:rStyle w:val="Hyperlink"/>
                <w:noProof/>
              </w:rPr>
              <w:t>Pre-Processing</w:t>
            </w:r>
            <w:r w:rsidR="006A6C2C">
              <w:rPr>
                <w:noProof/>
                <w:webHidden/>
              </w:rPr>
              <w:tab/>
            </w:r>
            <w:r w:rsidR="006A6C2C">
              <w:rPr>
                <w:noProof/>
                <w:webHidden/>
              </w:rPr>
              <w:fldChar w:fldCharType="begin"/>
            </w:r>
            <w:r w:rsidR="006A6C2C">
              <w:rPr>
                <w:noProof/>
                <w:webHidden/>
              </w:rPr>
              <w:instrText xml:space="preserve"> PAGEREF _Toc5894810 \h </w:instrText>
            </w:r>
            <w:r w:rsidR="006A6C2C">
              <w:rPr>
                <w:noProof/>
                <w:webHidden/>
              </w:rPr>
            </w:r>
            <w:r w:rsidR="006A6C2C">
              <w:rPr>
                <w:noProof/>
                <w:webHidden/>
              </w:rPr>
              <w:fldChar w:fldCharType="separate"/>
            </w:r>
            <w:r w:rsidR="006A6C2C">
              <w:rPr>
                <w:noProof/>
                <w:webHidden/>
              </w:rPr>
              <w:t>11</w:t>
            </w:r>
            <w:r w:rsidR="006A6C2C">
              <w:rPr>
                <w:noProof/>
                <w:webHidden/>
              </w:rPr>
              <w:fldChar w:fldCharType="end"/>
            </w:r>
          </w:hyperlink>
        </w:p>
        <w:p w14:paraId="742E60D1" w14:textId="30DF9F1B" w:rsidR="006A6C2C" w:rsidRDefault="00EA36F9">
          <w:pPr>
            <w:pStyle w:val="TOC3"/>
            <w:tabs>
              <w:tab w:val="right" w:leader="dot" w:pos="9016"/>
            </w:tabs>
            <w:rPr>
              <w:rFonts w:eastAsiaTheme="minorEastAsia"/>
              <w:noProof/>
              <w:lang w:eastAsia="en-GB"/>
            </w:rPr>
          </w:pPr>
          <w:hyperlink w:anchor="_Toc5894811" w:history="1">
            <w:r w:rsidR="006A6C2C" w:rsidRPr="00B302C9">
              <w:rPr>
                <w:rStyle w:val="Hyperlink"/>
                <w:noProof/>
              </w:rPr>
              <w:t>Histogram of oriented gradients</w:t>
            </w:r>
            <w:r w:rsidR="006A6C2C">
              <w:rPr>
                <w:noProof/>
                <w:webHidden/>
              </w:rPr>
              <w:tab/>
            </w:r>
            <w:r w:rsidR="006A6C2C">
              <w:rPr>
                <w:noProof/>
                <w:webHidden/>
              </w:rPr>
              <w:fldChar w:fldCharType="begin"/>
            </w:r>
            <w:r w:rsidR="006A6C2C">
              <w:rPr>
                <w:noProof/>
                <w:webHidden/>
              </w:rPr>
              <w:instrText xml:space="preserve"> PAGEREF _Toc5894811 \h </w:instrText>
            </w:r>
            <w:r w:rsidR="006A6C2C">
              <w:rPr>
                <w:noProof/>
                <w:webHidden/>
              </w:rPr>
            </w:r>
            <w:r w:rsidR="006A6C2C">
              <w:rPr>
                <w:noProof/>
                <w:webHidden/>
              </w:rPr>
              <w:fldChar w:fldCharType="separate"/>
            </w:r>
            <w:r w:rsidR="006A6C2C">
              <w:rPr>
                <w:noProof/>
                <w:webHidden/>
              </w:rPr>
              <w:t>11</w:t>
            </w:r>
            <w:r w:rsidR="006A6C2C">
              <w:rPr>
                <w:noProof/>
                <w:webHidden/>
              </w:rPr>
              <w:fldChar w:fldCharType="end"/>
            </w:r>
          </w:hyperlink>
        </w:p>
        <w:p w14:paraId="32452757" w14:textId="06A9352A" w:rsidR="006A6C2C" w:rsidRDefault="00EA36F9">
          <w:pPr>
            <w:pStyle w:val="TOC3"/>
            <w:tabs>
              <w:tab w:val="right" w:leader="dot" w:pos="9016"/>
            </w:tabs>
            <w:rPr>
              <w:rFonts w:eastAsiaTheme="minorEastAsia"/>
              <w:noProof/>
              <w:lang w:eastAsia="en-GB"/>
            </w:rPr>
          </w:pPr>
          <w:hyperlink w:anchor="_Toc5894812" w:history="1">
            <w:r w:rsidR="006A6C2C" w:rsidRPr="00B302C9">
              <w:rPr>
                <w:rStyle w:val="Hyperlink"/>
                <w:noProof/>
              </w:rPr>
              <w:t>Feature vector</w:t>
            </w:r>
            <w:r w:rsidR="006A6C2C">
              <w:rPr>
                <w:noProof/>
                <w:webHidden/>
              </w:rPr>
              <w:tab/>
            </w:r>
            <w:r w:rsidR="006A6C2C">
              <w:rPr>
                <w:noProof/>
                <w:webHidden/>
              </w:rPr>
              <w:fldChar w:fldCharType="begin"/>
            </w:r>
            <w:r w:rsidR="006A6C2C">
              <w:rPr>
                <w:noProof/>
                <w:webHidden/>
              </w:rPr>
              <w:instrText xml:space="preserve"> PAGEREF _Toc5894812 \h </w:instrText>
            </w:r>
            <w:r w:rsidR="006A6C2C">
              <w:rPr>
                <w:noProof/>
                <w:webHidden/>
              </w:rPr>
            </w:r>
            <w:r w:rsidR="006A6C2C">
              <w:rPr>
                <w:noProof/>
                <w:webHidden/>
              </w:rPr>
              <w:fldChar w:fldCharType="separate"/>
            </w:r>
            <w:r w:rsidR="006A6C2C">
              <w:rPr>
                <w:noProof/>
                <w:webHidden/>
              </w:rPr>
              <w:t>12</w:t>
            </w:r>
            <w:r w:rsidR="006A6C2C">
              <w:rPr>
                <w:noProof/>
                <w:webHidden/>
              </w:rPr>
              <w:fldChar w:fldCharType="end"/>
            </w:r>
          </w:hyperlink>
        </w:p>
        <w:p w14:paraId="2203005C" w14:textId="7A05D756" w:rsidR="006A6C2C" w:rsidRDefault="00EA36F9">
          <w:pPr>
            <w:pStyle w:val="TOC2"/>
            <w:tabs>
              <w:tab w:val="right" w:leader="dot" w:pos="9016"/>
            </w:tabs>
            <w:rPr>
              <w:rFonts w:eastAsiaTheme="minorEastAsia"/>
              <w:noProof/>
              <w:lang w:eastAsia="en-GB"/>
            </w:rPr>
          </w:pPr>
          <w:hyperlink w:anchor="_Toc5894813" w:history="1">
            <w:r w:rsidR="006A6C2C" w:rsidRPr="00B302C9">
              <w:rPr>
                <w:rStyle w:val="Hyperlink"/>
                <w:noProof/>
              </w:rPr>
              <w:t>Machine learning</w:t>
            </w:r>
            <w:r w:rsidR="006A6C2C">
              <w:rPr>
                <w:noProof/>
                <w:webHidden/>
              </w:rPr>
              <w:tab/>
            </w:r>
            <w:r w:rsidR="006A6C2C">
              <w:rPr>
                <w:noProof/>
                <w:webHidden/>
              </w:rPr>
              <w:fldChar w:fldCharType="begin"/>
            </w:r>
            <w:r w:rsidR="006A6C2C">
              <w:rPr>
                <w:noProof/>
                <w:webHidden/>
              </w:rPr>
              <w:instrText xml:space="preserve"> PAGEREF _Toc5894813 \h </w:instrText>
            </w:r>
            <w:r w:rsidR="006A6C2C">
              <w:rPr>
                <w:noProof/>
                <w:webHidden/>
              </w:rPr>
            </w:r>
            <w:r w:rsidR="006A6C2C">
              <w:rPr>
                <w:noProof/>
                <w:webHidden/>
              </w:rPr>
              <w:fldChar w:fldCharType="separate"/>
            </w:r>
            <w:r w:rsidR="006A6C2C">
              <w:rPr>
                <w:noProof/>
                <w:webHidden/>
              </w:rPr>
              <w:t>14</w:t>
            </w:r>
            <w:r w:rsidR="006A6C2C">
              <w:rPr>
                <w:noProof/>
                <w:webHidden/>
              </w:rPr>
              <w:fldChar w:fldCharType="end"/>
            </w:r>
          </w:hyperlink>
        </w:p>
        <w:p w14:paraId="68319566" w14:textId="57E14CA8" w:rsidR="006A6C2C" w:rsidRDefault="00EA36F9">
          <w:pPr>
            <w:pStyle w:val="TOC3"/>
            <w:tabs>
              <w:tab w:val="right" w:leader="dot" w:pos="9016"/>
            </w:tabs>
            <w:rPr>
              <w:rFonts w:eastAsiaTheme="minorEastAsia"/>
              <w:noProof/>
              <w:lang w:eastAsia="en-GB"/>
            </w:rPr>
          </w:pPr>
          <w:hyperlink w:anchor="_Toc5894814" w:history="1">
            <w:r w:rsidR="006A6C2C" w:rsidRPr="00B302C9">
              <w:rPr>
                <w:rStyle w:val="Hyperlink"/>
                <w:noProof/>
              </w:rPr>
              <w:t>Supervised learning</w:t>
            </w:r>
            <w:r w:rsidR="006A6C2C">
              <w:rPr>
                <w:noProof/>
                <w:webHidden/>
              </w:rPr>
              <w:tab/>
            </w:r>
            <w:r w:rsidR="006A6C2C">
              <w:rPr>
                <w:noProof/>
                <w:webHidden/>
              </w:rPr>
              <w:fldChar w:fldCharType="begin"/>
            </w:r>
            <w:r w:rsidR="006A6C2C">
              <w:rPr>
                <w:noProof/>
                <w:webHidden/>
              </w:rPr>
              <w:instrText xml:space="preserve"> PAGEREF _Toc5894814 \h </w:instrText>
            </w:r>
            <w:r w:rsidR="006A6C2C">
              <w:rPr>
                <w:noProof/>
                <w:webHidden/>
              </w:rPr>
            </w:r>
            <w:r w:rsidR="006A6C2C">
              <w:rPr>
                <w:noProof/>
                <w:webHidden/>
              </w:rPr>
              <w:fldChar w:fldCharType="separate"/>
            </w:r>
            <w:r w:rsidR="006A6C2C">
              <w:rPr>
                <w:noProof/>
                <w:webHidden/>
              </w:rPr>
              <w:t>14</w:t>
            </w:r>
            <w:r w:rsidR="006A6C2C">
              <w:rPr>
                <w:noProof/>
                <w:webHidden/>
              </w:rPr>
              <w:fldChar w:fldCharType="end"/>
            </w:r>
          </w:hyperlink>
        </w:p>
        <w:p w14:paraId="513D4AF0" w14:textId="08C03CD5" w:rsidR="006A6C2C" w:rsidRDefault="00EA36F9">
          <w:pPr>
            <w:pStyle w:val="TOC3"/>
            <w:tabs>
              <w:tab w:val="right" w:leader="dot" w:pos="9016"/>
            </w:tabs>
            <w:rPr>
              <w:rFonts w:eastAsiaTheme="minorEastAsia"/>
              <w:noProof/>
              <w:lang w:eastAsia="en-GB"/>
            </w:rPr>
          </w:pPr>
          <w:hyperlink w:anchor="_Toc5894815" w:history="1">
            <w:r w:rsidR="006A6C2C" w:rsidRPr="00B302C9">
              <w:rPr>
                <w:rStyle w:val="Hyperlink"/>
                <w:noProof/>
              </w:rPr>
              <w:t>Support vector machines</w:t>
            </w:r>
            <w:r w:rsidR="006A6C2C">
              <w:rPr>
                <w:noProof/>
                <w:webHidden/>
              </w:rPr>
              <w:tab/>
            </w:r>
            <w:r w:rsidR="006A6C2C">
              <w:rPr>
                <w:noProof/>
                <w:webHidden/>
              </w:rPr>
              <w:fldChar w:fldCharType="begin"/>
            </w:r>
            <w:r w:rsidR="006A6C2C">
              <w:rPr>
                <w:noProof/>
                <w:webHidden/>
              </w:rPr>
              <w:instrText xml:space="preserve"> PAGEREF _Toc5894815 \h </w:instrText>
            </w:r>
            <w:r w:rsidR="006A6C2C">
              <w:rPr>
                <w:noProof/>
                <w:webHidden/>
              </w:rPr>
            </w:r>
            <w:r w:rsidR="006A6C2C">
              <w:rPr>
                <w:noProof/>
                <w:webHidden/>
              </w:rPr>
              <w:fldChar w:fldCharType="separate"/>
            </w:r>
            <w:r w:rsidR="006A6C2C">
              <w:rPr>
                <w:noProof/>
                <w:webHidden/>
              </w:rPr>
              <w:t>14</w:t>
            </w:r>
            <w:r w:rsidR="006A6C2C">
              <w:rPr>
                <w:noProof/>
                <w:webHidden/>
              </w:rPr>
              <w:fldChar w:fldCharType="end"/>
            </w:r>
          </w:hyperlink>
        </w:p>
        <w:p w14:paraId="3770ADB5" w14:textId="5729980A" w:rsidR="006A6C2C" w:rsidRDefault="00EA36F9">
          <w:pPr>
            <w:pStyle w:val="TOC3"/>
            <w:tabs>
              <w:tab w:val="right" w:leader="dot" w:pos="9016"/>
            </w:tabs>
            <w:rPr>
              <w:rFonts w:eastAsiaTheme="minorEastAsia"/>
              <w:noProof/>
              <w:lang w:eastAsia="en-GB"/>
            </w:rPr>
          </w:pPr>
          <w:hyperlink w:anchor="_Toc5894816" w:history="1">
            <w:r w:rsidR="006A6C2C" w:rsidRPr="00B302C9">
              <w:rPr>
                <w:rStyle w:val="Hyperlink"/>
                <w:noProof/>
              </w:rPr>
              <w:t>Cross validation</w:t>
            </w:r>
            <w:r w:rsidR="006A6C2C">
              <w:rPr>
                <w:noProof/>
                <w:webHidden/>
              </w:rPr>
              <w:tab/>
            </w:r>
            <w:r w:rsidR="006A6C2C">
              <w:rPr>
                <w:noProof/>
                <w:webHidden/>
              </w:rPr>
              <w:fldChar w:fldCharType="begin"/>
            </w:r>
            <w:r w:rsidR="006A6C2C">
              <w:rPr>
                <w:noProof/>
                <w:webHidden/>
              </w:rPr>
              <w:instrText xml:space="preserve"> PAGEREF _Toc5894816 \h </w:instrText>
            </w:r>
            <w:r w:rsidR="006A6C2C">
              <w:rPr>
                <w:noProof/>
                <w:webHidden/>
              </w:rPr>
            </w:r>
            <w:r w:rsidR="006A6C2C">
              <w:rPr>
                <w:noProof/>
                <w:webHidden/>
              </w:rPr>
              <w:fldChar w:fldCharType="separate"/>
            </w:r>
            <w:r w:rsidR="006A6C2C">
              <w:rPr>
                <w:noProof/>
                <w:webHidden/>
              </w:rPr>
              <w:t>16</w:t>
            </w:r>
            <w:r w:rsidR="006A6C2C">
              <w:rPr>
                <w:noProof/>
                <w:webHidden/>
              </w:rPr>
              <w:fldChar w:fldCharType="end"/>
            </w:r>
          </w:hyperlink>
        </w:p>
        <w:p w14:paraId="78C4CE65" w14:textId="490803BB" w:rsidR="006A6C2C" w:rsidRDefault="00EA36F9">
          <w:pPr>
            <w:pStyle w:val="TOC1"/>
            <w:tabs>
              <w:tab w:val="right" w:leader="dot" w:pos="9016"/>
            </w:tabs>
            <w:rPr>
              <w:rFonts w:eastAsiaTheme="minorEastAsia"/>
              <w:noProof/>
              <w:lang w:eastAsia="en-GB"/>
            </w:rPr>
          </w:pPr>
          <w:hyperlink w:anchor="_Toc5894817" w:history="1">
            <w:r w:rsidR="006A6C2C" w:rsidRPr="00B302C9">
              <w:rPr>
                <w:rStyle w:val="Hyperlink"/>
                <w:noProof/>
              </w:rPr>
              <w:t>Technical Achievement</w:t>
            </w:r>
            <w:r w:rsidR="006A6C2C">
              <w:rPr>
                <w:noProof/>
                <w:webHidden/>
              </w:rPr>
              <w:tab/>
            </w:r>
            <w:r w:rsidR="006A6C2C">
              <w:rPr>
                <w:noProof/>
                <w:webHidden/>
              </w:rPr>
              <w:fldChar w:fldCharType="begin"/>
            </w:r>
            <w:r w:rsidR="006A6C2C">
              <w:rPr>
                <w:noProof/>
                <w:webHidden/>
              </w:rPr>
              <w:instrText xml:space="preserve"> PAGEREF _Toc5894817 \h </w:instrText>
            </w:r>
            <w:r w:rsidR="006A6C2C">
              <w:rPr>
                <w:noProof/>
                <w:webHidden/>
              </w:rPr>
            </w:r>
            <w:r w:rsidR="006A6C2C">
              <w:rPr>
                <w:noProof/>
                <w:webHidden/>
              </w:rPr>
              <w:fldChar w:fldCharType="separate"/>
            </w:r>
            <w:r w:rsidR="006A6C2C">
              <w:rPr>
                <w:noProof/>
                <w:webHidden/>
              </w:rPr>
              <w:t>18</w:t>
            </w:r>
            <w:r w:rsidR="006A6C2C">
              <w:rPr>
                <w:noProof/>
                <w:webHidden/>
              </w:rPr>
              <w:fldChar w:fldCharType="end"/>
            </w:r>
          </w:hyperlink>
        </w:p>
        <w:p w14:paraId="312EEA22" w14:textId="03D2F5F7" w:rsidR="006A6C2C" w:rsidRDefault="00EA36F9">
          <w:pPr>
            <w:pStyle w:val="TOC2"/>
            <w:tabs>
              <w:tab w:val="right" w:leader="dot" w:pos="9016"/>
            </w:tabs>
            <w:rPr>
              <w:rFonts w:eastAsiaTheme="minorEastAsia"/>
              <w:noProof/>
              <w:lang w:eastAsia="en-GB"/>
            </w:rPr>
          </w:pPr>
          <w:hyperlink w:anchor="_Toc5894818" w:history="1">
            <w:r w:rsidR="006A6C2C" w:rsidRPr="00B302C9">
              <w:rPr>
                <w:rStyle w:val="Hyperlink"/>
                <w:noProof/>
              </w:rPr>
              <w:t>Normal standalone classification</w:t>
            </w:r>
            <w:r w:rsidR="006A6C2C">
              <w:rPr>
                <w:noProof/>
                <w:webHidden/>
              </w:rPr>
              <w:tab/>
            </w:r>
            <w:r w:rsidR="006A6C2C">
              <w:rPr>
                <w:noProof/>
                <w:webHidden/>
              </w:rPr>
              <w:fldChar w:fldCharType="begin"/>
            </w:r>
            <w:r w:rsidR="006A6C2C">
              <w:rPr>
                <w:noProof/>
                <w:webHidden/>
              </w:rPr>
              <w:instrText xml:space="preserve"> PAGEREF _Toc5894818 \h </w:instrText>
            </w:r>
            <w:r w:rsidR="006A6C2C">
              <w:rPr>
                <w:noProof/>
                <w:webHidden/>
              </w:rPr>
            </w:r>
            <w:r w:rsidR="006A6C2C">
              <w:rPr>
                <w:noProof/>
                <w:webHidden/>
              </w:rPr>
              <w:fldChar w:fldCharType="separate"/>
            </w:r>
            <w:r w:rsidR="006A6C2C">
              <w:rPr>
                <w:noProof/>
                <w:webHidden/>
              </w:rPr>
              <w:t>18</w:t>
            </w:r>
            <w:r w:rsidR="006A6C2C">
              <w:rPr>
                <w:noProof/>
                <w:webHidden/>
              </w:rPr>
              <w:fldChar w:fldCharType="end"/>
            </w:r>
          </w:hyperlink>
        </w:p>
        <w:p w14:paraId="6FD8F47D" w14:textId="5A7A24E1" w:rsidR="006A6C2C" w:rsidRDefault="00EA36F9">
          <w:pPr>
            <w:pStyle w:val="TOC2"/>
            <w:tabs>
              <w:tab w:val="right" w:leader="dot" w:pos="9016"/>
            </w:tabs>
            <w:rPr>
              <w:rFonts w:eastAsiaTheme="minorEastAsia"/>
              <w:noProof/>
              <w:lang w:eastAsia="en-GB"/>
            </w:rPr>
          </w:pPr>
          <w:hyperlink w:anchor="_Toc5894819" w:history="1">
            <w:r w:rsidR="006A6C2C" w:rsidRPr="00B302C9">
              <w:rPr>
                <w:rStyle w:val="Hyperlink"/>
                <w:noProof/>
              </w:rPr>
              <w:t>Large image search</w:t>
            </w:r>
            <w:r w:rsidR="006A6C2C">
              <w:rPr>
                <w:noProof/>
                <w:webHidden/>
              </w:rPr>
              <w:tab/>
            </w:r>
            <w:r w:rsidR="006A6C2C">
              <w:rPr>
                <w:noProof/>
                <w:webHidden/>
              </w:rPr>
              <w:fldChar w:fldCharType="begin"/>
            </w:r>
            <w:r w:rsidR="006A6C2C">
              <w:rPr>
                <w:noProof/>
                <w:webHidden/>
              </w:rPr>
              <w:instrText xml:space="preserve"> PAGEREF _Toc5894819 \h </w:instrText>
            </w:r>
            <w:r w:rsidR="006A6C2C">
              <w:rPr>
                <w:noProof/>
                <w:webHidden/>
              </w:rPr>
            </w:r>
            <w:r w:rsidR="006A6C2C">
              <w:rPr>
                <w:noProof/>
                <w:webHidden/>
              </w:rPr>
              <w:fldChar w:fldCharType="separate"/>
            </w:r>
            <w:r w:rsidR="006A6C2C">
              <w:rPr>
                <w:noProof/>
                <w:webHidden/>
              </w:rPr>
              <w:t>18</w:t>
            </w:r>
            <w:r w:rsidR="006A6C2C">
              <w:rPr>
                <w:noProof/>
                <w:webHidden/>
              </w:rPr>
              <w:fldChar w:fldCharType="end"/>
            </w:r>
          </w:hyperlink>
        </w:p>
        <w:p w14:paraId="71284CF4" w14:textId="0BC7564C" w:rsidR="006A6C2C" w:rsidRDefault="00EA36F9">
          <w:pPr>
            <w:pStyle w:val="TOC1"/>
            <w:tabs>
              <w:tab w:val="right" w:leader="dot" w:pos="9016"/>
            </w:tabs>
            <w:rPr>
              <w:rFonts w:eastAsiaTheme="minorEastAsia"/>
              <w:noProof/>
              <w:lang w:eastAsia="en-GB"/>
            </w:rPr>
          </w:pPr>
          <w:hyperlink w:anchor="_Toc5894820" w:history="1">
            <w:r w:rsidR="006A6C2C" w:rsidRPr="00B302C9">
              <w:rPr>
                <w:rStyle w:val="Hyperlink"/>
                <w:noProof/>
              </w:rPr>
              <w:t>Project Planning</w:t>
            </w:r>
            <w:r w:rsidR="006A6C2C">
              <w:rPr>
                <w:noProof/>
                <w:webHidden/>
              </w:rPr>
              <w:tab/>
            </w:r>
            <w:r w:rsidR="006A6C2C">
              <w:rPr>
                <w:noProof/>
                <w:webHidden/>
              </w:rPr>
              <w:fldChar w:fldCharType="begin"/>
            </w:r>
            <w:r w:rsidR="006A6C2C">
              <w:rPr>
                <w:noProof/>
                <w:webHidden/>
              </w:rPr>
              <w:instrText xml:space="preserve"> PAGEREF _Toc5894820 \h </w:instrText>
            </w:r>
            <w:r w:rsidR="006A6C2C">
              <w:rPr>
                <w:noProof/>
                <w:webHidden/>
              </w:rPr>
            </w:r>
            <w:r w:rsidR="006A6C2C">
              <w:rPr>
                <w:noProof/>
                <w:webHidden/>
              </w:rPr>
              <w:fldChar w:fldCharType="separate"/>
            </w:r>
            <w:r w:rsidR="006A6C2C">
              <w:rPr>
                <w:noProof/>
                <w:webHidden/>
              </w:rPr>
              <w:t>19</w:t>
            </w:r>
            <w:r w:rsidR="006A6C2C">
              <w:rPr>
                <w:noProof/>
                <w:webHidden/>
              </w:rPr>
              <w:fldChar w:fldCharType="end"/>
            </w:r>
          </w:hyperlink>
        </w:p>
        <w:p w14:paraId="321D1C0F" w14:textId="72B345EC" w:rsidR="006A6C2C" w:rsidRDefault="00EA36F9">
          <w:pPr>
            <w:pStyle w:val="TOC2"/>
            <w:tabs>
              <w:tab w:val="right" w:leader="dot" w:pos="9016"/>
            </w:tabs>
            <w:rPr>
              <w:rFonts w:eastAsiaTheme="minorEastAsia"/>
              <w:noProof/>
              <w:lang w:eastAsia="en-GB"/>
            </w:rPr>
          </w:pPr>
          <w:hyperlink w:anchor="_Toc5894821" w:history="1">
            <w:r w:rsidR="006A6C2C" w:rsidRPr="00B302C9">
              <w:rPr>
                <w:rStyle w:val="Hyperlink"/>
                <w:noProof/>
              </w:rPr>
              <w:t>Momentum</w:t>
            </w:r>
            <w:r w:rsidR="006A6C2C">
              <w:rPr>
                <w:noProof/>
                <w:webHidden/>
              </w:rPr>
              <w:tab/>
            </w:r>
            <w:r w:rsidR="006A6C2C">
              <w:rPr>
                <w:noProof/>
                <w:webHidden/>
              </w:rPr>
              <w:fldChar w:fldCharType="begin"/>
            </w:r>
            <w:r w:rsidR="006A6C2C">
              <w:rPr>
                <w:noProof/>
                <w:webHidden/>
              </w:rPr>
              <w:instrText xml:space="preserve"> PAGEREF _Toc5894821 \h </w:instrText>
            </w:r>
            <w:r w:rsidR="006A6C2C">
              <w:rPr>
                <w:noProof/>
                <w:webHidden/>
              </w:rPr>
            </w:r>
            <w:r w:rsidR="006A6C2C">
              <w:rPr>
                <w:noProof/>
                <w:webHidden/>
              </w:rPr>
              <w:fldChar w:fldCharType="separate"/>
            </w:r>
            <w:r w:rsidR="006A6C2C">
              <w:rPr>
                <w:noProof/>
                <w:webHidden/>
              </w:rPr>
              <w:t>19</w:t>
            </w:r>
            <w:r w:rsidR="006A6C2C">
              <w:rPr>
                <w:noProof/>
                <w:webHidden/>
              </w:rPr>
              <w:fldChar w:fldCharType="end"/>
            </w:r>
          </w:hyperlink>
        </w:p>
        <w:p w14:paraId="21CA4930" w14:textId="7A963F88" w:rsidR="006A6C2C" w:rsidRDefault="00EA36F9">
          <w:pPr>
            <w:pStyle w:val="TOC2"/>
            <w:tabs>
              <w:tab w:val="right" w:leader="dot" w:pos="9016"/>
            </w:tabs>
            <w:rPr>
              <w:rFonts w:eastAsiaTheme="minorEastAsia"/>
              <w:noProof/>
              <w:lang w:eastAsia="en-GB"/>
            </w:rPr>
          </w:pPr>
          <w:hyperlink w:anchor="_Toc5894822" w:history="1">
            <w:r w:rsidR="006A6C2C" w:rsidRPr="00B302C9">
              <w:rPr>
                <w:rStyle w:val="Hyperlink"/>
                <w:noProof/>
              </w:rPr>
              <w:t>Adapting to change</w:t>
            </w:r>
            <w:r w:rsidR="006A6C2C">
              <w:rPr>
                <w:noProof/>
                <w:webHidden/>
              </w:rPr>
              <w:tab/>
            </w:r>
            <w:r w:rsidR="006A6C2C">
              <w:rPr>
                <w:noProof/>
                <w:webHidden/>
              </w:rPr>
              <w:fldChar w:fldCharType="begin"/>
            </w:r>
            <w:r w:rsidR="006A6C2C">
              <w:rPr>
                <w:noProof/>
                <w:webHidden/>
              </w:rPr>
              <w:instrText xml:space="preserve"> PAGEREF _Toc5894822 \h </w:instrText>
            </w:r>
            <w:r w:rsidR="006A6C2C">
              <w:rPr>
                <w:noProof/>
                <w:webHidden/>
              </w:rPr>
            </w:r>
            <w:r w:rsidR="006A6C2C">
              <w:rPr>
                <w:noProof/>
                <w:webHidden/>
              </w:rPr>
              <w:fldChar w:fldCharType="separate"/>
            </w:r>
            <w:r w:rsidR="006A6C2C">
              <w:rPr>
                <w:noProof/>
                <w:webHidden/>
              </w:rPr>
              <w:t>19</w:t>
            </w:r>
            <w:r w:rsidR="006A6C2C">
              <w:rPr>
                <w:noProof/>
                <w:webHidden/>
              </w:rPr>
              <w:fldChar w:fldCharType="end"/>
            </w:r>
          </w:hyperlink>
        </w:p>
        <w:p w14:paraId="686672D4" w14:textId="09B93C9A" w:rsidR="006A6C2C" w:rsidRDefault="00EA36F9">
          <w:pPr>
            <w:pStyle w:val="TOC2"/>
            <w:tabs>
              <w:tab w:val="right" w:leader="dot" w:pos="9016"/>
            </w:tabs>
            <w:rPr>
              <w:rFonts w:eastAsiaTheme="minorEastAsia"/>
              <w:noProof/>
              <w:lang w:eastAsia="en-GB"/>
            </w:rPr>
          </w:pPr>
          <w:hyperlink w:anchor="_Toc5894823" w:history="1">
            <w:r w:rsidR="006A6C2C" w:rsidRPr="00B302C9">
              <w:rPr>
                <w:rStyle w:val="Hyperlink"/>
                <w:noProof/>
              </w:rPr>
              <w:t>Identifying and dealing with risks</w:t>
            </w:r>
            <w:r w:rsidR="006A6C2C">
              <w:rPr>
                <w:noProof/>
                <w:webHidden/>
              </w:rPr>
              <w:tab/>
            </w:r>
            <w:r w:rsidR="006A6C2C">
              <w:rPr>
                <w:noProof/>
                <w:webHidden/>
              </w:rPr>
              <w:fldChar w:fldCharType="begin"/>
            </w:r>
            <w:r w:rsidR="006A6C2C">
              <w:rPr>
                <w:noProof/>
                <w:webHidden/>
              </w:rPr>
              <w:instrText xml:space="preserve"> PAGEREF _Toc5894823 \h </w:instrText>
            </w:r>
            <w:r w:rsidR="006A6C2C">
              <w:rPr>
                <w:noProof/>
                <w:webHidden/>
              </w:rPr>
            </w:r>
            <w:r w:rsidR="006A6C2C">
              <w:rPr>
                <w:noProof/>
                <w:webHidden/>
              </w:rPr>
              <w:fldChar w:fldCharType="separate"/>
            </w:r>
            <w:r w:rsidR="006A6C2C">
              <w:rPr>
                <w:noProof/>
                <w:webHidden/>
              </w:rPr>
              <w:t>19</w:t>
            </w:r>
            <w:r w:rsidR="006A6C2C">
              <w:rPr>
                <w:noProof/>
                <w:webHidden/>
              </w:rPr>
              <w:fldChar w:fldCharType="end"/>
            </w:r>
          </w:hyperlink>
        </w:p>
        <w:p w14:paraId="3D50184A" w14:textId="30C3FD47" w:rsidR="006A6C2C" w:rsidRDefault="00EA36F9">
          <w:pPr>
            <w:pStyle w:val="TOC2"/>
            <w:tabs>
              <w:tab w:val="right" w:leader="dot" w:pos="9016"/>
            </w:tabs>
            <w:rPr>
              <w:rFonts w:eastAsiaTheme="minorEastAsia"/>
              <w:noProof/>
              <w:lang w:eastAsia="en-GB"/>
            </w:rPr>
          </w:pPr>
          <w:hyperlink w:anchor="_Toc5894824" w:history="1">
            <w:r w:rsidR="006A6C2C" w:rsidRPr="00B302C9">
              <w:rPr>
                <w:rStyle w:val="Hyperlink"/>
                <w:noProof/>
              </w:rPr>
              <w:t>Achievement</w:t>
            </w:r>
            <w:r w:rsidR="006A6C2C">
              <w:rPr>
                <w:noProof/>
                <w:webHidden/>
              </w:rPr>
              <w:tab/>
            </w:r>
            <w:r w:rsidR="006A6C2C">
              <w:rPr>
                <w:noProof/>
                <w:webHidden/>
              </w:rPr>
              <w:fldChar w:fldCharType="begin"/>
            </w:r>
            <w:r w:rsidR="006A6C2C">
              <w:rPr>
                <w:noProof/>
                <w:webHidden/>
              </w:rPr>
              <w:instrText xml:space="preserve"> PAGEREF _Toc5894824 \h </w:instrText>
            </w:r>
            <w:r w:rsidR="006A6C2C">
              <w:rPr>
                <w:noProof/>
                <w:webHidden/>
              </w:rPr>
            </w:r>
            <w:r w:rsidR="006A6C2C">
              <w:rPr>
                <w:noProof/>
                <w:webHidden/>
              </w:rPr>
              <w:fldChar w:fldCharType="separate"/>
            </w:r>
            <w:r w:rsidR="006A6C2C">
              <w:rPr>
                <w:noProof/>
                <w:webHidden/>
              </w:rPr>
              <w:t>19</w:t>
            </w:r>
            <w:r w:rsidR="006A6C2C">
              <w:rPr>
                <w:noProof/>
                <w:webHidden/>
              </w:rPr>
              <w:fldChar w:fldCharType="end"/>
            </w:r>
          </w:hyperlink>
        </w:p>
        <w:p w14:paraId="44C0B097" w14:textId="3262E53F" w:rsidR="006A6C2C" w:rsidRDefault="00EA36F9">
          <w:pPr>
            <w:pStyle w:val="TOC2"/>
            <w:tabs>
              <w:tab w:val="right" w:leader="dot" w:pos="9016"/>
            </w:tabs>
            <w:rPr>
              <w:rFonts w:eastAsiaTheme="minorEastAsia"/>
              <w:noProof/>
              <w:lang w:eastAsia="en-GB"/>
            </w:rPr>
          </w:pPr>
          <w:hyperlink w:anchor="_Toc5894825" w:history="1">
            <w:r w:rsidR="006A6C2C" w:rsidRPr="00B302C9">
              <w:rPr>
                <w:rStyle w:val="Hyperlink"/>
                <w:noProof/>
              </w:rPr>
              <w:t>Performance</w:t>
            </w:r>
            <w:r w:rsidR="006A6C2C">
              <w:rPr>
                <w:noProof/>
                <w:webHidden/>
              </w:rPr>
              <w:tab/>
            </w:r>
            <w:r w:rsidR="006A6C2C">
              <w:rPr>
                <w:noProof/>
                <w:webHidden/>
              </w:rPr>
              <w:fldChar w:fldCharType="begin"/>
            </w:r>
            <w:r w:rsidR="006A6C2C">
              <w:rPr>
                <w:noProof/>
                <w:webHidden/>
              </w:rPr>
              <w:instrText xml:space="preserve"> PAGEREF _Toc5894825 \h </w:instrText>
            </w:r>
            <w:r w:rsidR="006A6C2C">
              <w:rPr>
                <w:noProof/>
                <w:webHidden/>
              </w:rPr>
            </w:r>
            <w:r w:rsidR="006A6C2C">
              <w:rPr>
                <w:noProof/>
                <w:webHidden/>
              </w:rPr>
              <w:fldChar w:fldCharType="separate"/>
            </w:r>
            <w:r w:rsidR="006A6C2C">
              <w:rPr>
                <w:noProof/>
                <w:webHidden/>
              </w:rPr>
              <w:t>19</w:t>
            </w:r>
            <w:r w:rsidR="006A6C2C">
              <w:rPr>
                <w:noProof/>
                <w:webHidden/>
              </w:rPr>
              <w:fldChar w:fldCharType="end"/>
            </w:r>
          </w:hyperlink>
        </w:p>
        <w:p w14:paraId="2F43654D" w14:textId="14F84AF6" w:rsidR="006A6C2C" w:rsidRDefault="00EA36F9">
          <w:pPr>
            <w:pStyle w:val="TOC2"/>
            <w:tabs>
              <w:tab w:val="right" w:leader="dot" w:pos="9016"/>
            </w:tabs>
            <w:rPr>
              <w:rFonts w:eastAsiaTheme="minorEastAsia"/>
              <w:noProof/>
              <w:lang w:eastAsia="en-GB"/>
            </w:rPr>
          </w:pPr>
          <w:hyperlink w:anchor="_Toc5894826" w:history="1">
            <w:r w:rsidR="006A6C2C" w:rsidRPr="00B302C9">
              <w:rPr>
                <w:rStyle w:val="Hyperlink"/>
                <w:noProof/>
              </w:rPr>
              <w:t>What have I learnt?</w:t>
            </w:r>
            <w:r w:rsidR="006A6C2C">
              <w:rPr>
                <w:noProof/>
                <w:webHidden/>
              </w:rPr>
              <w:tab/>
            </w:r>
            <w:r w:rsidR="006A6C2C">
              <w:rPr>
                <w:noProof/>
                <w:webHidden/>
              </w:rPr>
              <w:fldChar w:fldCharType="begin"/>
            </w:r>
            <w:r w:rsidR="006A6C2C">
              <w:rPr>
                <w:noProof/>
                <w:webHidden/>
              </w:rPr>
              <w:instrText xml:space="preserve"> PAGEREF _Toc5894826 \h </w:instrText>
            </w:r>
            <w:r w:rsidR="006A6C2C">
              <w:rPr>
                <w:noProof/>
                <w:webHidden/>
              </w:rPr>
            </w:r>
            <w:r w:rsidR="006A6C2C">
              <w:rPr>
                <w:noProof/>
                <w:webHidden/>
              </w:rPr>
              <w:fldChar w:fldCharType="separate"/>
            </w:r>
            <w:r w:rsidR="006A6C2C">
              <w:rPr>
                <w:noProof/>
                <w:webHidden/>
              </w:rPr>
              <w:t>19</w:t>
            </w:r>
            <w:r w:rsidR="006A6C2C">
              <w:rPr>
                <w:noProof/>
                <w:webHidden/>
              </w:rPr>
              <w:fldChar w:fldCharType="end"/>
            </w:r>
          </w:hyperlink>
        </w:p>
        <w:p w14:paraId="479209A6" w14:textId="2DECACC2" w:rsidR="006A6C2C" w:rsidRDefault="00EA36F9">
          <w:pPr>
            <w:pStyle w:val="TOC1"/>
            <w:tabs>
              <w:tab w:val="right" w:leader="dot" w:pos="9016"/>
            </w:tabs>
            <w:rPr>
              <w:rFonts w:eastAsiaTheme="minorEastAsia"/>
              <w:noProof/>
              <w:lang w:eastAsia="en-GB"/>
            </w:rPr>
          </w:pPr>
          <w:hyperlink w:anchor="_Toc5894827" w:history="1">
            <w:r w:rsidR="006A6C2C" w:rsidRPr="00B302C9">
              <w:rPr>
                <w:rStyle w:val="Hyperlink"/>
                <w:noProof/>
              </w:rPr>
              <w:t>Conclusions</w:t>
            </w:r>
            <w:r w:rsidR="006A6C2C">
              <w:rPr>
                <w:noProof/>
                <w:webHidden/>
              </w:rPr>
              <w:tab/>
            </w:r>
            <w:r w:rsidR="006A6C2C">
              <w:rPr>
                <w:noProof/>
                <w:webHidden/>
              </w:rPr>
              <w:fldChar w:fldCharType="begin"/>
            </w:r>
            <w:r w:rsidR="006A6C2C">
              <w:rPr>
                <w:noProof/>
                <w:webHidden/>
              </w:rPr>
              <w:instrText xml:space="preserve"> PAGEREF _Toc5894827 \h </w:instrText>
            </w:r>
            <w:r w:rsidR="006A6C2C">
              <w:rPr>
                <w:noProof/>
                <w:webHidden/>
              </w:rPr>
            </w:r>
            <w:r w:rsidR="006A6C2C">
              <w:rPr>
                <w:noProof/>
                <w:webHidden/>
              </w:rPr>
              <w:fldChar w:fldCharType="separate"/>
            </w:r>
            <w:r w:rsidR="006A6C2C">
              <w:rPr>
                <w:noProof/>
                <w:webHidden/>
              </w:rPr>
              <w:t>20</w:t>
            </w:r>
            <w:r w:rsidR="006A6C2C">
              <w:rPr>
                <w:noProof/>
                <w:webHidden/>
              </w:rPr>
              <w:fldChar w:fldCharType="end"/>
            </w:r>
          </w:hyperlink>
        </w:p>
        <w:p w14:paraId="4888F481" w14:textId="79735BDD" w:rsidR="006A6C2C" w:rsidRDefault="00EA36F9">
          <w:pPr>
            <w:pStyle w:val="TOC2"/>
            <w:tabs>
              <w:tab w:val="right" w:leader="dot" w:pos="9016"/>
            </w:tabs>
            <w:rPr>
              <w:rFonts w:eastAsiaTheme="minorEastAsia"/>
              <w:noProof/>
              <w:lang w:eastAsia="en-GB"/>
            </w:rPr>
          </w:pPr>
          <w:hyperlink w:anchor="_Toc5894828" w:history="1">
            <w:r w:rsidR="006A6C2C" w:rsidRPr="00B302C9">
              <w:rPr>
                <w:rStyle w:val="Hyperlink"/>
                <w:noProof/>
              </w:rPr>
              <w:t>Discussion</w:t>
            </w:r>
            <w:r w:rsidR="006A6C2C">
              <w:rPr>
                <w:noProof/>
                <w:webHidden/>
              </w:rPr>
              <w:tab/>
            </w:r>
            <w:r w:rsidR="006A6C2C">
              <w:rPr>
                <w:noProof/>
                <w:webHidden/>
              </w:rPr>
              <w:fldChar w:fldCharType="begin"/>
            </w:r>
            <w:r w:rsidR="006A6C2C">
              <w:rPr>
                <w:noProof/>
                <w:webHidden/>
              </w:rPr>
              <w:instrText xml:space="preserve"> PAGEREF _Toc5894828 \h </w:instrText>
            </w:r>
            <w:r w:rsidR="006A6C2C">
              <w:rPr>
                <w:noProof/>
                <w:webHidden/>
              </w:rPr>
            </w:r>
            <w:r w:rsidR="006A6C2C">
              <w:rPr>
                <w:noProof/>
                <w:webHidden/>
              </w:rPr>
              <w:fldChar w:fldCharType="separate"/>
            </w:r>
            <w:r w:rsidR="006A6C2C">
              <w:rPr>
                <w:noProof/>
                <w:webHidden/>
              </w:rPr>
              <w:t>20</w:t>
            </w:r>
            <w:r w:rsidR="006A6C2C">
              <w:rPr>
                <w:noProof/>
                <w:webHidden/>
              </w:rPr>
              <w:fldChar w:fldCharType="end"/>
            </w:r>
          </w:hyperlink>
        </w:p>
        <w:p w14:paraId="4918D27A" w14:textId="229C568E" w:rsidR="006A6C2C" w:rsidRDefault="00EA36F9">
          <w:pPr>
            <w:pStyle w:val="TOC1"/>
            <w:tabs>
              <w:tab w:val="right" w:leader="dot" w:pos="9016"/>
            </w:tabs>
            <w:rPr>
              <w:rFonts w:eastAsiaTheme="minorEastAsia"/>
              <w:noProof/>
              <w:lang w:eastAsia="en-GB"/>
            </w:rPr>
          </w:pPr>
          <w:hyperlink w:anchor="_Toc5894829" w:history="1">
            <w:r w:rsidR="006A6C2C" w:rsidRPr="00B302C9">
              <w:rPr>
                <w:rStyle w:val="Hyperlink"/>
                <w:noProof/>
              </w:rPr>
              <w:t>References</w:t>
            </w:r>
            <w:r w:rsidR="006A6C2C">
              <w:rPr>
                <w:noProof/>
                <w:webHidden/>
              </w:rPr>
              <w:tab/>
            </w:r>
            <w:r w:rsidR="006A6C2C">
              <w:rPr>
                <w:noProof/>
                <w:webHidden/>
              </w:rPr>
              <w:fldChar w:fldCharType="begin"/>
            </w:r>
            <w:r w:rsidR="006A6C2C">
              <w:rPr>
                <w:noProof/>
                <w:webHidden/>
              </w:rPr>
              <w:instrText xml:space="preserve"> PAGEREF _Toc5894829 \h </w:instrText>
            </w:r>
            <w:r w:rsidR="006A6C2C">
              <w:rPr>
                <w:noProof/>
                <w:webHidden/>
              </w:rPr>
            </w:r>
            <w:r w:rsidR="006A6C2C">
              <w:rPr>
                <w:noProof/>
                <w:webHidden/>
              </w:rPr>
              <w:fldChar w:fldCharType="separate"/>
            </w:r>
            <w:r w:rsidR="006A6C2C">
              <w:rPr>
                <w:noProof/>
                <w:webHidden/>
              </w:rPr>
              <w:t>21</w:t>
            </w:r>
            <w:r w:rsidR="006A6C2C">
              <w:rPr>
                <w:noProof/>
                <w:webHidden/>
              </w:rPr>
              <w:fldChar w:fldCharType="end"/>
            </w:r>
          </w:hyperlink>
        </w:p>
        <w:p w14:paraId="584F7573" w14:textId="7978F505" w:rsidR="006A6C2C" w:rsidRDefault="00EA36F9">
          <w:pPr>
            <w:pStyle w:val="TOC1"/>
            <w:tabs>
              <w:tab w:val="right" w:leader="dot" w:pos="9016"/>
            </w:tabs>
            <w:rPr>
              <w:rFonts w:eastAsiaTheme="minorEastAsia"/>
              <w:noProof/>
              <w:lang w:eastAsia="en-GB"/>
            </w:rPr>
          </w:pPr>
          <w:hyperlink w:anchor="_Toc5894830" w:history="1">
            <w:r w:rsidR="006A6C2C" w:rsidRPr="00B302C9">
              <w:rPr>
                <w:rStyle w:val="Hyperlink"/>
                <w:noProof/>
              </w:rPr>
              <w:t>Tables, Graphs, Figures and Equations</w:t>
            </w:r>
            <w:r w:rsidR="006A6C2C">
              <w:rPr>
                <w:noProof/>
                <w:webHidden/>
              </w:rPr>
              <w:tab/>
            </w:r>
            <w:r w:rsidR="006A6C2C">
              <w:rPr>
                <w:noProof/>
                <w:webHidden/>
              </w:rPr>
              <w:fldChar w:fldCharType="begin"/>
            </w:r>
            <w:r w:rsidR="006A6C2C">
              <w:rPr>
                <w:noProof/>
                <w:webHidden/>
              </w:rPr>
              <w:instrText xml:space="preserve"> PAGEREF _Toc5894830 \h </w:instrText>
            </w:r>
            <w:r w:rsidR="006A6C2C">
              <w:rPr>
                <w:noProof/>
                <w:webHidden/>
              </w:rPr>
            </w:r>
            <w:r w:rsidR="006A6C2C">
              <w:rPr>
                <w:noProof/>
                <w:webHidden/>
              </w:rPr>
              <w:fldChar w:fldCharType="separate"/>
            </w:r>
            <w:r w:rsidR="006A6C2C">
              <w:rPr>
                <w:noProof/>
                <w:webHidden/>
              </w:rPr>
              <w:t>21</w:t>
            </w:r>
            <w:r w:rsidR="006A6C2C">
              <w:rPr>
                <w:noProof/>
                <w:webHidden/>
              </w:rPr>
              <w:fldChar w:fldCharType="end"/>
            </w:r>
          </w:hyperlink>
        </w:p>
        <w:p w14:paraId="7B59A287" w14:textId="4E5B4A7F" w:rsidR="006A6C2C" w:rsidRDefault="00EA36F9">
          <w:pPr>
            <w:pStyle w:val="TOC1"/>
            <w:tabs>
              <w:tab w:val="right" w:leader="dot" w:pos="9016"/>
            </w:tabs>
            <w:rPr>
              <w:rFonts w:eastAsiaTheme="minorEastAsia"/>
              <w:noProof/>
              <w:lang w:eastAsia="en-GB"/>
            </w:rPr>
          </w:pPr>
          <w:hyperlink w:anchor="_Toc5894831" w:history="1">
            <w:r w:rsidR="006A6C2C" w:rsidRPr="00B302C9">
              <w:rPr>
                <w:rStyle w:val="Hyperlink"/>
                <w:noProof/>
              </w:rPr>
              <w:t>Appendices</w:t>
            </w:r>
            <w:r w:rsidR="006A6C2C">
              <w:rPr>
                <w:noProof/>
                <w:webHidden/>
              </w:rPr>
              <w:tab/>
            </w:r>
            <w:r w:rsidR="006A6C2C">
              <w:rPr>
                <w:noProof/>
                <w:webHidden/>
              </w:rPr>
              <w:fldChar w:fldCharType="begin"/>
            </w:r>
            <w:r w:rsidR="006A6C2C">
              <w:rPr>
                <w:noProof/>
                <w:webHidden/>
              </w:rPr>
              <w:instrText xml:space="preserve"> PAGEREF _Toc5894831 \h </w:instrText>
            </w:r>
            <w:r w:rsidR="006A6C2C">
              <w:rPr>
                <w:noProof/>
                <w:webHidden/>
              </w:rPr>
            </w:r>
            <w:r w:rsidR="006A6C2C">
              <w:rPr>
                <w:noProof/>
                <w:webHidden/>
              </w:rPr>
              <w:fldChar w:fldCharType="separate"/>
            </w:r>
            <w:r w:rsidR="006A6C2C">
              <w:rPr>
                <w:noProof/>
                <w:webHidden/>
              </w:rPr>
              <w:t>21</w:t>
            </w:r>
            <w:r w:rsidR="006A6C2C">
              <w:rPr>
                <w:noProof/>
                <w:webHidden/>
              </w:rPr>
              <w:fldChar w:fldCharType="end"/>
            </w:r>
          </w:hyperlink>
        </w:p>
        <w:p w14:paraId="38BD0882" w14:textId="29C549FF" w:rsidR="006A6C2C" w:rsidRDefault="00EA36F9">
          <w:pPr>
            <w:pStyle w:val="TOC2"/>
            <w:tabs>
              <w:tab w:val="right" w:leader="dot" w:pos="9016"/>
            </w:tabs>
            <w:rPr>
              <w:rFonts w:eastAsiaTheme="minorEastAsia"/>
              <w:noProof/>
              <w:lang w:eastAsia="en-GB"/>
            </w:rPr>
          </w:pPr>
          <w:hyperlink w:anchor="_Toc5894832" w:history="1">
            <w:r w:rsidR="006A6C2C" w:rsidRPr="00B302C9">
              <w:rPr>
                <w:rStyle w:val="Hyperlink"/>
                <w:noProof/>
              </w:rPr>
              <w:t>Sustainability</w:t>
            </w:r>
            <w:r w:rsidR="006A6C2C">
              <w:rPr>
                <w:noProof/>
                <w:webHidden/>
              </w:rPr>
              <w:tab/>
            </w:r>
            <w:r w:rsidR="006A6C2C">
              <w:rPr>
                <w:noProof/>
                <w:webHidden/>
              </w:rPr>
              <w:fldChar w:fldCharType="begin"/>
            </w:r>
            <w:r w:rsidR="006A6C2C">
              <w:rPr>
                <w:noProof/>
                <w:webHidden/>
              </w:rPr>
              <w:instrText xml:space="preserve"> PAGEREF _Toc5894832 \h </w:instrText>
            </w:r>
            <w:r w:rsidR="006A6C2C">
              <w:rPr>
                <w:noProof/>
                <w:webHidden/>
              </w:rPr>
            </w:r>
            <w:r w:rsidR="006A6C2C">
              <w:rPr>
                <w:noProof/>
                <w:webHidden/>
              </w:rPr>
              <w:fldChar w:fldCharType="separate"/>
            </w:r>
            <w:r w:rsidR="006A6C2C">
              <w:rPr>
                <w:noProof/>
                <w:webHidden/>
              </w:rPr>
              <w:t>21</w:t>
            </w:r>
            <w:r w:rsidR="006A6C2C">
              <w:rPr>
                <w:noProof/>
                <w:webHidden/>
              </w:rPr>
              <w:fldChar w:fldCharType="end"/>
            </w:r>
          </w:hyperlink>
        </w:p>
        <w:p w14:paraId="46FC399E" w14:textId="26E12362" w:rsidR="006A6C2C" w:rsidRDefault="00EA36F9">
          <w:pPr>
            <w:pStyle w:val="TOC2"/>
            <w:tabs>
              <w:tab w:val="right" w:leader="dot" w:pos="9016"/>
            </w:tabs>
            <w:rPr>
              <w:rFonts w:eastAsiaTheme="minorEastAsia"/>
              <w:noProof/>
              <w:lang w:eastAsia="en-GB"/>
            </w:rPr>
          </w:pPr>
          <w:hyperlink w:anchor="_Toc5894833" w:history="1">
            <w:r w:rsidR="006A6C2C" w:rsidRPr="00B302C9">
              <w:rPr>
                <w:rStyle w:val="Hyperlink"/>
                <w:noProof/>
              </w:rPr>
              <w:t>Legal</w:t>
            </w:r>
            <w:r w:rsidR="006A6C2C">
              <w:rPr>
                <w:noProof/>
                <w:webHidden/>
              </w:rPr>
              <w:tab/>
            </w:r>
            <w:r w:rsidR="006A6C2C">
              <w:rPr>
                <w:noProof/>
                <w:webHidden/>
              </w:rPr>
              <w:fldChar w:fldCharType="begin"/>
            </w:r>
            <w:r w:rsidR="006A6C2C">
              <w:rPr>
                <w:noProof/>
                <w:webHidden/>
              </w:rPr>
              <w:instrText xml:space="preserve"> PAGEREF _Toc5894833 \h </w:instrText>
            </w:r>
            <w:r w:rsidR="006A6C2C">
              <w:rPr>
                <w:noProof/>
                <w:webHidden/>
              </w:rPr>
            </w:r>
            <w:r w:rsidR="006A6C2C">
              <w:rPr>
                <w:noProof/>
                <w:webHidden/>
              </w:rPr>
              <w:fldChar w:fldCharType="separate"/>
            </w:r>
            <w:r w:rsidR="006A6C2C">
              <w:rPr>
                <w:noProof/>
                <w:webHidden/>
              </w:rPr>
              <w:t>21</w:t>
            </w:r>
            <w:r w:rsidR="006A6C2C">
              <w:rPr>
                <w:noProof/>
                <w:webHidden/>
              </w:rPr>
              <w:fldChar w:fldCharType="end"/>
            </w:r>
          </w:hyperlink>
        </w:p>
        <w:p w14:paraId="553B4CCC" w14:textId="08ABF708" w:rsidR="006A6C2C" w:rsidRDefault="00EA36F9">
          <w:pPr>
            <w:pStyle w:val="TOC2"/>
            <w:tabs>
              <w:tab w:val="right" w:leader="dot" w:pos="9016"/>
            </w:tabs>
            <w:rPr>
              <w:rFonts w:eastAsiaTheme="minorEastAsia"/>
              <w:noProof/>
              <w:lang w:eastAsia="en-GB"/>
            </w:rPr>
          </w:pPr>
          <w:hyperlink w:anchor="_Toc5894834" w:history="1">
            <w:r w:rsidR="006A6C2C" w:rsidRPr="00B302C9">
              <w:rPr>
                <w:rStyle w:val="Hyperlink"/>
                <w:noProof/>
              </w:rPr>
              <w:t>Ethical</w:t>
            </w:r>
            <w:r w:rsidR="006A6C2C">
              <w:rPr>
                <w:noProof/>
                <w:webHidden/>
              </w:rPr>
              <w:tab/>
            </w:r>
            <w:r w:rsidR="006A6C2C">
              <w:rPr>
                <w:noProof/>
                <w:webHidden/>
              </w:rPr>
              <w:fldChar w:fldCharType="begin"/>
            </w:r>
            <w:r w:rsidR="006A6C2C">
              <w:rPr>
                <w:noProof/>
                <w:webHidden/>
              </w:rPr>
              <w:instrText xml:space="preserve"> PAGEREF _Toc5894834 \h </w:instrText>
            </w:r>
            <w:r w:rsidR="006A6C2C">
              <w:rPr>
                <w:noProof/>
                <w:webHidden/>
              </w:rPr>
            </w:r>
            <w:r w:rsidR="006A6C2C">
              <w:rPr>
                <w:noProof/>
                <w:webHidden/>
              </w:rPr>
              <w:fldChar w:fldCharType="separate"/>
            </w:r>
            <w:r w:rsidR="006A6C2C">
              <w:rPr>
                <w:noProof/>
                <w:webHidden/>
              </w:rPr>
              <w:t>21</w:t>
            </w:r>
            <w:r w:rsidR="006A6C2C">
              <w:rPr>
                <w:noProof/>
                <w:webHidden/>
              </w:rPr>
              <w:fldChar w:fldCharType="end"/>
            </w:r>
          </w:hyperlink>
        </w:p>
        <w:p w14:paraId="5EFE0540" w14:textId="5F8DFC14" w:rsidR="006A6C2C" w:rsidRDefault="00EA36F9">
          <w:pPr>
            <w:pStyle w:val="TOC2"/>
            <w:tabs>
              <w:tab w:val="right" w:leader="dot" w:pos="9016"/>
            </w:tabs>
            <w:rPr>
              <w:rFonts w:eastAsiaTheme="minorEastAsia"/>
              <w:noProof/>
              <w:lang w:eastAsia="en-GB"/>
            </w:rPr>
          </w:pPr>
          <w:hyperlink w:anchor="_Toc5894835" w:history="1">
            <w:r w:rsidR="006A6C2C" w:rsidRPr="00B302C9">
              <w:rPr>
                <w:rStyle w:val="Hyperlink"/>
                <w:noProof/>
              </w:rPr>
              <w:t>Intellectual property</w:t>
            </w:r>
            <w:r w:rsidR="006A6C2C">
              <w:rPr>
                <w:noProof/>
                <w:webHidden/>
              </w:rPr>
              <w:tab/>
            </w:r>
            <w:r w:rsidR="006A6C2C">
              <w:rPr>
                <w:noProof/>
                <w:webHidden/>
              </w:rPr>
              <w:fldChar w:fldCharType="begin"/>
            </w:r>
            <w:r w:rsidR="006A6C2C">
              <w:rPr>
                <w:noProof/>
                <w:webHidden/>
              </w:rPr>
              <w:instrText xml:space="preserve"> PAGEREF _Toc5894835 \h </w:instrText>
            </w:r>
            <w:r w:rsidR="006A6C2C">
              <w:rPr>
                <w:noProof/>
                <w:webHidden/>
              </w:rPr>
            </w:r>
            <w:r w:rsidR="006A6C2C">
              <w:rPr>
                <w:noProof/>
                <w:webHidden/>
              </w:rPr>
              <w:fldChar w:fldCharType="separate"/>
            </w:r>
            <w:r w:rsidR="006A6C2C">
              <w:rPr>
                <w:noProof/>
                <w:webHidden/>
              </w:rPr>
              <w:t>21</w:t>
            </w:r>
            <w:r w:rsidR="006A6C2C">
              <w:rPr>
                <w:noProof/>
                <w:webHidden/>
              </w:rPr>
              <w:fldChar w:fldCharType="end"/>
            </w:r>
          </w:hyperlink>
        </w:p>
        <w:p w14:paraId="49688801" w14:textId="3204C544" w:rsidR="00BA2C40" w:rsidRDefault="00BA2C40">
          <w:r>
            <w:rPr>
              <w:b/>
              <w:bCs/>
              <w:noProof/>
            </w:rPr>
            <w:fldChar w:fldCharType="end"/>
          </w:r>
        </w:p>
      </w:sdtContent>
    </w:sdt>
    <w:p w14:paraId="61D0F890" w14:textId="77777777" w:rsidR="00BA2C40" w:rsidRDefault="00BA2C40">
      <w:pPr>
        <w:rPr>
          <w:rFonts w:asciiTheme="majorHAnsi" w:eastAsiaTheme="majorEastAsia" w:hAnsiTheme="majorHAnsi" w:cstheme="majorBidi"/>
          <w:color w:val="2F5496" w:themeColor="accent1" w:themeShade="BF"/>
          <w:sz w:val="32"/>
          <w:szCs w:val="32"/>
        </w:rPr>
      </w:pPr>
      <w:r>
        <w:br w:type="page"/>
      </w:r>
    </w:p>
    <w:p w14:paraId="23604845" w14:textId="77777777" w:rsidR="00454660" w:rsidRDefault="00BA2C40" w:rsidP="00BA2C40">
      <w:pPr>
        <w:pStyle w:val="Heading1"/>
      </w:pPr>
      <w:bookmarkStart w:id="1" w:name="_Toc5894791"/>
      <w:r>
        <w:lastRenderedPageBreak/>
        <w:t>Acknowledgements</w:t>
      </w:r>
      <w:bookmarkEnd w:id="1"/>
    </w:p>
    <w:p w14:paraId="51F758EE" w14:textId="77777777" w:rsidR="00A14DF1" w:rsidRDefault="00381F21" w:rsidP="00454660">
      <w:r>
        <w:t>A s</w:t>
      </w:r>
      <w:r w:rsidR="00BC03F7">
        <w:t>pecial thank</w:t>
      </w:r>
      <w:r w:rsidR="00856DF5">
        <w:t xml:space="preserve">s </w:t>
      </w:r>
      <w:r w:rsidR="00BC03F7">
        <w:t xml:space="preserve">to </w:t>
      </w:r>
      <w:r>
        <w:t xml:space="preserve">my parents Annie Roper and Seon Blackman for supporting me throughout University. </w:t>
      </w:r>
    </w:p>
    <w:p w14:paraId="129B57EC" w14:textId="30465ACF" w:rsidR="00BA2C40" w:rsidRDefault="00A14DF1" w:rsidP="00454660">
      <w:r>
        <w:t xml:space="preserve">Thank you to all the academic staff </w:t>
      </w:r>
      <w:r w:rsidR="00CB1C1D">
        <w:t>in CSEE</w:t>
      </w:r>
      <w:r w:rsidR="00EE7715">
        <w:t>, specifically Adrian Clarke, Sebastian Halder and Luca Citi for feed</w:t>
      </w:r>
      <w:r w:rsidR="00EC4EF4">
        <w:t>back and guidance throughout this</w:t>
      </w:r>
      <w:r w:rsidR="00EE7715">
        <w:t xml:space="preserve"> project.</w:t>
      </w:r>
      <w:r w:rsidR="00BA2C40">
        <w:br w:type="page"/>
      </w:r>
    </w:p>
    <w:p w14:paraId="6DBB001E" w14:textId="77777777" w:rsidR="00B7203B" w:rsidRDefault="00FD561F" w:rsidP="00FD561F">
      <w:pPr>
        <w:pStyle w:val="Heading1"/>
      </w:pPr>
      <w:bookmarkStart w:id="2" w:name="_Toc5894792"/>
      <w:r>
        <w:lastRenderedPageBreak/>
        <w:t>Abstract</w:t>
      </w:r>
      <w:bookmarkEnd w:id="2"/>
    </w:p>
    <w:p w14:paraId="1126854B" w14:textId="77777777" w:rsidR="00B7203B" w:rsidRPr="00D944B7" w:rsidRDefault="00B7203B" w:rsidP="00B7203B">
      <w:pPr>
        <w:pStyle w:val="Default"/>
        <w:rPr>
          <w:color w:val="auto"/>
          <w:sz w:val="22"/>
          <w:szCs w:val="22"/>
        </w:rPr>
      </w:pPr>
      <w:r w:rsidRPr="00D944B7">
        <w:rPr>
          <w:color w:val="auto"/>
          <w:sz w:val="22"/>
          <w:szCs w:val="22"/>
        </w:rPr>
        <w:t>We all know what an aircraft looks like, but does a computer? A seemingly simple task that can be carried out by individuals at age two, poses a complex problem to modern technology. Machine learning is a relatively new field with little research but already boasts claim to many applications such as driverless cars and face recognition systems. The development of object recognition is the cent</w:t>
      </w:r>
      <w:r>
        <w:rPr>
          <w:color w:val="auto"/>
          <w:sz w:val="22"/>
          <w:szCs w:val="22"/>
        </w:rPr>
        <w:t>er</w:t>
      </w:r>
      <w:r w:rsidRPr="00D944B7">
        <w:rPr>
          <w:color w:val="auto"/>
          <w:sz w:val="22"/>
          <w:szCs w:val="22"/>
        </w:rPr>
        <w:t xml:space="preserve"> of many companies’ business models </w:t>
      </w:r>
      <w:del w:id="3" w:author="Kai Roper-Blackman" w:date="2019-03-11T21:08:00Z">
        <w:r w:rsidRPr="00D944B7" w:rsidDel="00E8482C">
          <w:rPr>
            <w:color w:val="auto"/>
            <w:sz w:val="22"/>
            <w:szCs w:val="22"/>
          </w:rPr>
          <w:delText>and objectives.</w:delText>
        </w:r>
      </w:del>
      <w:ins w:id="4" w:author="Kai Roper-Blackman" w:date="2019-03-11T21:08:00Z">
        <w:r w:rsidRPr="00D944B7">
          <w:rPr>
            <w:color w:val="auto"/>
            <w:sz w:val="22"/>
            <w:szCs w:val="22"/>
          </w:rPr>
          <w:t>and objectives</w:t>
        </w:r>
      </w:ins>
      <w:r>
        <w:rPr>
          <w:color w:val="auto"/>
          <w:sz w:val="22"/>
          <w:szCs w:val="22"/>
        </w:rPr>
        <w:t>,</w:t>
      </w:r>
      <w:r w:rsidRPr="00D944B7">
        <w:rPr>
          <w:color w:val="auto"/>
          <w:sz w:val="22"/>
          <w:szCs w:val="22"/>
        </w:rPr>
        <w:t xml:space="preserve"> making aircraft identification such an interesting topic to research.</w:t>
      </w:r>
    </w:p>
    <w:p w14:paraId="0DD44060" w14:textId="77777777" w:rsidR="00B7203B" w:rsidRPr="00D944B7" w:rsidRDefault="00B7203B" w:rsidP="00B7203B">
      <w:pPr>
        <w:pStyle w:val="Default"/>
        <w:rPr>
          <w:color w:val="auto"/>
          <w:sz w:val="22"/>
          <w:szCs w:val="22"/>
        </w:rPr>
      </w:pPr>
    </w:p>
    <w:p w14:paraId="22B66A35" w14:textId="77777777" w:rsidR="00B7203B" w:rsidRPr="00D944B7" w:rsidDel="00143D8C" w:rsidRDefault="00B7203B" w:rsidP="00B7203B">
      <w:pPr>
        <w:pStyle w:val="Default"/>
        <w:rPr>
          <w:ins w:id="5" w:author="Sebastian Halder" w:date="2019-03-11T14:10:00Z"/>
          <w:del w:id="6" w:author="Kai Roper-Blackman" w:date="2019-03-11T21:11:00Z"/>
          <w:color w:val="auto"/>
          <w:sz w:val="22"/>
          <w:szCs w:val="22"/>
        </w:rPr>
      </w:pPr>
    </w:p>
    <w:p w14:paraId="4B154A18" w14:textId="77777777" w:rsidR="00B7203B" w:rsidRPr="00D944B7" w:rsidRDefault="00B7203B" w:rsidP="00B7203B">
      <w:pPr>
        <w:pStyle w:val="Default"/>
        <w:rPr>
          <w:color w:val="auto"/>
          <w:sz w:val="22"/>
          <w:szCs w:val="22"/>
        </w:rPr>
      </w:pPr>
      <w:r w:rsidRPr="00D944B7">
        <w:rPr>
          <w:color w:val="auto"/>
          <w:sz w:val="22"/>
          <w:szCs w:val="22"/>
        </w:rPr>
        <w:t>E</w:t>
      </w:r>
      <w:ins w:id="7" w:author="Kai Roper-Blackman" w:date="2019-03-11T20:04:00Z">
        <w:r w:rsidRPr="00D944B7">
          <w:rPr>
            <w:color w:val="auto"/>
            <w:sz w:val="22"/>
            <w:szCs w:val="22"/>
          </w:rPr>
          <w:t xml:space="preserve">xisting </w:t>
        </w:r>
      </w:ins>
      <w:ins w:id="8" w:author="Kai Roper-Blackman" w:date="2019-03-11T20:01:00Z">
        <w:r w:rsidRPr="00D944B7">
          <w:rPr>
            <w:color w:val="auto"/>
            <w:sz w:val="22"/>
            <w:szCs w:val="22"/>
          </w:rPr>
          <w:t xml:space="preserve">images </w:t>
        </w:r>
      </w:ins>
      <w:ins w:id="9" w:author="Kai Roper-Blackman" w:date="2019-03-11T20:04:00Z">
        <w:r w:rsidRPr="00D944B7">
          <w:rPr>
            <w:color w:val="auto"/>
            <w:sz w:val="22"/>
            <w:szCs w:val="22"/>
          </w:rPr>
          <w:t xml:space="preserve">of ground and aircraft </w:t>
        </w:r>
      </w:ins>
      <w:r w:rsidRPr="00D944B7">
        <w:rPr>
          <w:color w:val="auto"/>
          <w:sz w:val="22"/>
          <w:szCs w:val="22"/>
        </w:rPr>
        <w:t>are</w:t>
      </w:r>
      <w:ins w:id="10" w:author="Kai Roper-Blackman" w:date="2019-03-11T20:04:00Z">
        <w:r w:rsidRPr="00D944B7">
          <w:rPr>
            <w:color w:val="auto"/>
            <w:sz w:val="22"/>
            <w:szCs w:val="22"/>
          </w:rPr>
          <w:t xml:space="preserve"> </w:t>
        </w:r>
      </w:ins>
      <w:ins w:id="11" w:author="Kai Roper-Blackman" w:date="2019-03-11T20:01:00Z">
        <w:r w:rsidRPr="00D944B7">
          <w:rPr>
            <w:color w:val="auto"/>
            <w:sz w:val="22"/>
            <w:szCs w:val="22"/>
          </w:rPr>
          <w:t>pre</w:t>
        </w:r>
      </w:ins>
      <w:ins w:id="12" w:author="Kai Roper-Blackman" w:date="2019-03-11T20:02:00Z">
        <w:r w:rsidRPr="00D944B7">
          <w:rPr>
            <w:color w:val="auto"/>
            <w:sz w:val="22"/>
            <w:szCs w:val="22"/>
          </w:rPr>
          <w:t>-</w:t>
        </w:r>
      </w:ins>
      <w:ins w:id="13" w:author="Kai Roper-Blackman" w:date="2019-03-11T20:01:00Z">
        <w:r w:rsidRPr="00D944B7">
          <w:rPr>
            <w:color w:val="auto"/>
            <w:sz w:val="22"/>
            <w:szCs w:val="22"/>
          </w:rPr>
          <w:t xml:space="preserve">processed </w:t>
        </w:r>
      </w:ins>
      <w:r w:rsidRPr="00D944B7">
        <w:rPr>
          <w:color w:val="auto"/>
          <w:sz w:val="22"/>
          <w:szCs w:val="22"/>
        </w:rPr>
        <w:t>using Histogram of Gradients to create feature descriptors.</w:t>
      </w:r>
      <w:ins w:id="14" w:author="Kai Roper-Blackman" w:date="2019-03-11T20:01:00Z">
        <w:r w:rsidRPr="00D944B7">
          <w:rPr>
            <w:color w:val="auto"/>
            <w:sz w:val="22"/>
            <w:szCs w:val="22"/>
          </w:rPr>
          <w:t xml:space="preserve"> </w:t>
        </w:r>
      </w:ins>
      <w:ins w:id="15" w:author="Kai Roper-Blackman" w:date="2019-03-11T20:03:00Z">
        <w:r w:rsidRPr="00D944B7">
          <w:rPr>
            <w:color w:val="auto"/>
            <w:sz w:val="22"/>
            <w:szCs w:val="22"/>
          </w:rPr>
          <w:t>Feature</w:t>
        </w:r>
      </w:ins>
      <w:ins w:id="16" w:author="Kai Roper-Blackman" w:date="2019-03-11T20:01:00Z">
        <w:r w:rsidRPr="00D944B7">
          <w:rPr>
            <w:color w:val="auto"/>
            <w:sz w:val="22"/>
            <w:szCs w:val="22"/>
          </w:rPr>
          <w:t xml:space="preserve"> descriptors </w:t>
        </w:r>
      </w:ins>
      <w:r w:rsidRPr="00D944B7">
        <w:rPr>
          <w:color w:val="auto"/>
          <w:sz w:val="22"/>
          <w:szCs w:val="22"/>
        </w:rPr>
        <w:t>describe the orientation of a gradient within an image subsection</w:t>
      </w:r>
      <w:ins w:id="17" w:author="Kai Roper-Blackman" w:date="2019-03-11T20:03:00Z">
        <w:r w:rsidRPr="00D944B7">
          <w:rPr>
            <w:color w:val="auto"/>
            <w:sz w:val="22"/>
            <w:szCs w:val="22"/>
          </w:rPr>
          <w:t>.</w:t>
        </w:r>
      </w:ins>
      <w:r w:rsidRPr="00D944B7">
        <w:rPr>
          <w:color w:val="auto"/>
          <w:sz w:val="22"/>
          <w:szCs w:val="22"/>
        </w:rPr>
        <w:t xml:space="preserve"> Support </w:t>
      </w:r>
      <w:r>
        <w:rPr>
          <w:color w:val="auto"/>
          <w:sz w:val="22"/>
          <w:szCs w:val="22"/>
        </w:rPr>
        <w:t>V</w:t>
      </w:r>
      <w:r w:rsidRPr="00D944B7">
        <w:rPr>
          <w:color w:val="auto"/>
          <w:sz w:val="22"/>
          <w:szCs w:val="22"/>
        </w:rPr>
        <w:t xml:space="preserve">ector </w:t>
      </w:r>
      <w:r>
        <w:rPr>
          <w:color w:val="auto"/>
          <w:sz w:val="22"/>
          <w:szCs w:val="22"/>
        </w:rPr>
        <w:t>M</w:t>
      </w:r>
      <w:r w:rsidRPr="00D944B7">
        <w:rPr>
          <w:color w:val="auto"/>
          <w:sz w:val="22"/>
          <w:szCs w:val="22"/>
        </w:rPr>
        <w:t>achines are passed</w:t>
      </w:r>
      <w:ins w:id="18" w:author="Kai Roper-Blackman" w:date="2019-03-11T20:05:00Z">
        <w:r w:rsidRPr="00D944B7">
          <w:rPr>
            <w:color w:val="auto"/>
            <w:sz w:val="22"/>
            <w:szCs w:val="22"/>
          </w:rPr>
          <w:t xml:space="preserve"> feature descriptors</w:t>
        </w:r>
      </w:ins>
      <w:ins w:id="19" w:author="Kai Roper-Blackman" w:date="2019-03-11T20:03:00Z">
        <w:r w:rsidRPr="00D944B7">
          <w:rPr>
            <w:color w:val="auto"/>
            <w:sz w:val="22"/>
            <w:szCs w:val="22"/>
          </w:rPr>
          <w:t xml:space="preserve"> </w:t>
        </w:r>
      </w:ins>
      <w:r w:rsidRPr="00D944B7">
        <w:rPr>
          <w:color w:val="auto"/>
          <w:sz w:val="22"/>
          <w:szCs w:val="22"/>
        </w:rPr>
        <w:t>with labels</w:t>
      </w:r>
      <w:ins w:id="20" w:author="Kai Roper-Blackman" w:date="2019-03-11T20:14:00Z">
        <w:r w:rsidRPr="00D944B7">
          <w:rPr>
            <w:color w:val="auto"/>
            <w:sz w:val="22"/>
            <w:szCs w:val="22"/>
          </w:rPr>
          <w:t xml:space="preserve"> </w:t>
        </w:r>
      </w:ins>
      <w:r w:rsidRPr="00D944B7">
        <w:rPr>
          <w:color w:val="auto"/>
          <w:sz w:val="22"/>
          <w:szCs w:val="22"/>
        </w:rPr>
        <w:t>for training</w:t>
      </w:r>
      <w:del w:id="21" w:author="Kai Roper-Blackman" w:date="2019-03-11T20:04:00Z">
        <w:r w:rsidRPr="00D944B7" w:rsidDel="00790F1C">
          <w:rPr>
            <w:color w:val="auto"/>
            <w:sz w:val="22"/>
            <w:szCs w:val="22"/>
          </w:rPr>
          <w:delText xml:space="preserve">are </w:delText>
        </w:r>
      </w:del>
      <w:ins w:id="22" w:author="Sebastian Halder" w:date="2019-03-11T14:11:00Z">
        <w:del w:id="23" w:author="Kai Roper-Blackman" w:date="2019-03-11T20:04:00Z">
          <w:r w:rsidRPr="00D944B7" w:rsidDel="00790F1C">
            <w:rPr>
              <w:color w:val="auto"/>
              <w:sz w:val="22"/>
              <w:szCs w:val="22"/>
            </w:rPr>
            <w:delText xml:space="preserve">were </w:delText>
          </w:r>
        </w:del>
      </w:ins>
      <w:del w:id="24" w:author="Kai Roper-Blackman" w:date="2019-03-11T20:04:00Z">
        <w:r w:rsidRPr="00D944B7" w:rsidDel="00790F1C">
          <w:rPr>
            <w:color w:val="auto"/>
            <w:sz w:val="22"/>
            <w:szCs w:val="22"/>
          </w:rPr>
          <w:delText>trained by providing existing images of aircraft and ground</w:delText>
        </w:r>
      </w:del>
      <w:ins w:id="25" w:author="Kai Roper-Blackman" w:date="2019-03-11T20:05:00Z">
        <w:r w:rsidRPr="00D944B7">
          <w:rPr>
            <w:color w:val="auto"/>
            <w:sz w:val="22"/>
            <w:szCs w:val="22"/>
          </w:rPr>
          <w:t>.</w:t>
        </w:r>
      </w:ins>
      <w:del w:id="26" w:author="Kai Roper-Blackman" w:date="2019-03-11T20:05:00Z">
        <w:r w:rsidRPr="00D944B7" w:rsidDel="00790F1C">
          <w:rPr>
            <w:color w:val="auto"/>
            <w:sz w:val="22"/>
            <w:szCs w:val="22"/>
          </w:rPr>
          <w:delText>.</w:delText>
        </w:r>
      </w:del>
      <w:r w:rsidRPr="00D944B7">
        <w:rPr>
          <w:color w:val="auto"/>
          <w:sz w:val="22"/>
          <w:szCs w:val="22"/>
        </w:rPr>
        <w:t xml:space="preserve"> Once training is completed, the support vector machine accepts a test set and returns predictions</w:t>
      </w:r>
      <w:ins w:id="27" w:author="Kai Roper-Blackman" w:date="2019-03-11T21:05:00Z">
        <w:r w:rsidRPr="00D944B7">
          <w:rPr>
            <w:color w:val="auto"/>
            <w:sz w:val="22"/>
            <w:szCs w:val="22"/>
          </w:rPr>
          <w:t>.</w:t>
        </w:r>
      </w:ins>
      <w:r w:rsidRPr="00D944B7">
        <w:rPr>
          <w:color w:val="auto"/>
          <w:sz w:val="22"/>
          <w:szCs w:val="22"/>
        </w:rPr>
        <w:t xml:space="preserve"> </w:t>
      </w:r>
      <w:del w:id="28" w:author="Kai Roper-Blackman" w:date="2019-03-11T21:09:00Z">
        <w:r w:rsidRPr="00D944B7" w:rsidDel="00E8482C">
          <w:rPr>
            <w:color w:val="auto"/>
            <w:sz w:val="22"/>
            <w:szCs w:val="22"/>
          </w:rPr>
          <w:delText xml:space="preserve">. However, when searching for aircraft in larger images, accuracy drastically </w:delText>
        </w:r>
      </w:del>
      <w:del w:id="29" w:author="Kai Roper-Blackman" w:date="2019-03-11T20:58:00Z">
        <w:r w:rsidRPr="00D944B7" w:rsidDel="00552072">
          <w:rPr>
            <w:color w:val="auto"/>
            <w:sz w:val="22"/>
            <w:szCs w:val="22"/>
          </w:rPr>
          <w:delText>decrease</w:delText>
        </w:r>
      </w:del>
      <w:ins w:id="30" w:author="Sebastian Halder" w:date="2019-03-11T14:12:00Z">
        <w:del w:id="31" w:author="Kai Roper-Blackman" w:date="2019-03-11T20:58:00Z">
          <w:r w:rsidRPr="00D944B7" w:rsidDel="00552072">
            <w:rPr>
              <w:color w:val="auto"/>
              <w:sz w:val="22"/>
              <w:szCs w:val="22"/>
            </w:rPr>
            <w:delText>d</w:delText>
          </w:r>
        </w:del>
      </w:ins>
      <w:del w:id="32" w:author="Kai Roper-Blackman" w:date="2019-03-11T21:10:00Z">
        <w:r w:rsidRPr="00D944B7" w:rsidDel="00143D8C">
          <w:rPr>
            <w:color w:val="auto"/>
            <w:sz w:val="22"/>
            <w:szCs w:val="22"/>
          </w:rPr>
          <w:delText>s</w:delText>
        </w:r>
      </w:del>
      <w:del w:id="33" w:author="Kai Roper-Blackman" w:date="2019-03-11T20:51:00Z">
        <w:r w:rsidRPr="00D944B7" w:rsidDel="00552072">
          <w:rPr>
            <w:color w:val="auto"/>
            <w:sz w:val="22"/>
            <w:szCs w:val="22"/>
          </w:rPr>
          <w:delText>. T</w:delText>
        </w:r>
      </w:del>
      <w:del w:id="34" w:author="Kai Roper-Blackman" w:date="2019-03-11T21:09:00Z">
        <w:r w:rsidRPr="00D944B7" w:rsidDel="00E8482C">
          <w:rPr>
            <w:color w:val="auto"/>
            <w:sz w:val="22"/>
            <w:szCs w:val="22"/>
          </w:rPr>
          <w:delText>o 50-60%.</w:delText>
        </w:r>
      </w:del>
      <w:del w:id="35" w:author="Kai Roper-Blackman" w:date="2019-03-11T21:10:00Z">
        <w:r w:rsidRPr="00D944B7" w:rsidDel="00143D8C">
          <w:rPr>
            <w:color w:val="auto"/>
            <w:sz w:val="22"/>
            <w:szCs w:val="22"/>
          </w:rPr>
          <w:delText xml:space="preserve"> </w:delText>
        </w:r>
      </w:del>
      <w:ins w:id="36" w:author="Kai Roper-Blackman" w:date="2019-03-11T20:53:00Z">
        <w:r w:rsidRPr="00D944B7">
          <w:rPr>
            <w:color w:val="auto"/>
            <w:sz w:val="22"/>
            <w:szCs w:val="22"/>
          </w:rPr>
          <w:t>Large image search</w:t>
        </w:r>
      </w:ins>
      <w:ins w:id="37" w:author="Kai Roper-Blackman" w:date="2019-03-11T20:51:00Z">
        <w:r w:rsidRPr="00D944B7">
          <w:rPr>
            <w:color w:val="auto"/>
            <w:sz w:val="22"/>
            <w:szCs w:val="22"/>
          </w:rPr>
          <w:t xml:space="preserve"> takes a large image and looks within </w:t>
        </w:r>
      </w:ins>
      <w:r w:rsidRPr="00D944B7">
        <w:rPr>
          <w:color w:val="auto"/>
          <w:sz w:val="22"/>
          <w:szCs w:val="22"/>
        </w:rPr>
        <w:t xml:space="preserve">a smaller </w:t>
      </w:r>
      <w:ins w:id="38" w:author="Kai Roper-Blackman" w:date="2019-03-11T20:52:00Z">
        <w:r w:rsidRPr="00D944B7">
          <w:rPr>
            <w:color w:val="auto"/>
            <w:sz w:val="22"/>
            <w:szCs w:val="22"/>
          </w:rPr>
          <w:t xml:space="preserve">area for aircraft. </w:t>
        </w:r>
      </w:ins>
      <w:r w:rsidRPr="00D944B7">
        <w:rPr>
          <w:color w:val="auto"/>
          <w:sz w:val="22"/>
          <w:szCs w:val="22"/>
        </w:rPr>
        <w:t>Search area parameters are provided by the user.</w:t>
      </w:r>
      <w:del w:id="39" w:author="Kai Roper-Blackman" w:date="2019-03-11T20:11:00Z">
        <w:r w:rsidRPr="00D944B7" w:rsidDel="00A07C74">
          <w:rPr>
            <w:color w:val="auto"/>
            <w:sz w:val="22"/>
            <w:szCs w:val="22"/>
          </w:rPr>
          <w:delText xml:space="preserve">on </w:delText>
        </w:r>
      </w:del>
      <w:del w:id="40" w:author="Kai Roper-Blackman" w:date="2019-03-11T20:18:00Z">
        <w:r w:rsidRPr="00D944B7" w:rsidDel="00A07C74">
          <w:rPr>
            <w:color w:val="auto"/>
            <w:sz w:val="22"/>
            <w:szCs w:val="22"/>
          </w:rPr>
          <w:delText xml:space="preserve">test data </w:delText>
        </w:r>
      </w:del>
      <w:del w:id="41" w:author="Kai Roper-Blackman" w:date="2019-03-11T20:19:00Z">
        <w:r w:rsidRPr="00D944B7" w:rsidDel="00A07C74">
          <w:rPr>
            <w:color w:val="auto"/>
            <w:sz w:val="22"/>
            <w:szCs w:val="22"/>
          </w:rPr>
          <w:delText>with associated probabilities.</w:delText>
        </w:r>
      </w:del>
    </w:p>
    <w:p w14:paraId="0AC86891" w14:textId="77777777" w:rsidR="00B7203B" w:rsidRPr="00D944B7" w:rsidRDefault="00B7203B" w:rsidP="00B7203B">
      <w:pPr>
        <w:pStyle w:val="Default"/>
        <w:rPr>
          <w:ins w:id="42" w:author="Sebastian Halder" w:date="2019-03-11T14:17:00Z"/>
          <w:color w:val="auto"/>
          <w:sz w:val="22"/>
          <w:szCs w:val="22"/>
        </w:rPr>
      </w:pPr>
    </w:p>
    <w:p w14:paraId="45604117" w14:textId="77777777" w:rsidR="00B7203B" w:rsidRPr="00D944B7" w:rsidDel="00143D8C" w:rsidRDefault="00B7203B" w:rsidP="00B7203B">
      <w:pPr>
        <w:pStyle w:val="Default"/>
        <w:rPr>
          <w:ins w:id="43" w:author="Sebastian Halder" w:date="2019-03-11T14:18:00Z"/>
          <w:del w:id="44" w:author="Kai Roper-Blackman" w:date="2019-03-11T21:11:00Z"/>
          <w:color w:val="auto"/>
          <w:sz w:val="22"/>
          <w:szCs w:val="22"/>
        </w:rPr>
      </w:pPr>
      <w:del w:id="45" w:author="Kai Roper-Blackman" w:date="2019-03-11T20:57:00Z">
        <w:r w:rsidRPr="00D944B7" w:rsidDel="00552072">
          <w:rPr>
            <w:color w:val="auto"/>
            <w:sz w:val="22"/>
            <w:szCs w:val="22"/>
          </w:rPr>
          <w:delText xml:space="preserve"> </w:delText>
        </w:r>
      </w:del>
      <w:r w:rsidRPr="00D944B7">
        <w:rPr>
          <w:color w:val="auto"/>
          <w:sz w:val="22"/>
          <w:szCs w:val="22"/>
        </w:rPr>
        <w:t>The results obtained from cross validation show</w:t>
      </w:r>
      <w:del w:id="46" w:author="Sebastian Halder" w:date="2019-03-11T14:10:00Z">
        <w:r w:rsidRPr="00D944B7" w:rsidDel="00071BDF">
          <w:rPr>
            <w:color w:val="auto"/>
            <w:sz w:val="22"/>
            <w:szCs w:val="22"/>
          </w:rPr>
          <w:delText>s</w:delText>
        </w:r>
      </w:del>
      <w:r w:rsidRPr="00D944B7">
        <w:rPr>
          <w:color w:val="auto"/>
          <w:sz w:val="22"/>
          <w:szCs w:val="22"/>
        </w:rPr>
        <w:t xml:space="preserve"> </w:t>
      </w:r>
      <w:ins w:id="47" w:author="Sebastian Halder" w:date="2019-03-11T14:11:00Z">
        <w:r w:rsidRPr="00D944B7">
          <w:rPr>
            <w:color w:val="auto"/>
            <w:sz w:val="22"/>
            <w:szCs w:val="22"/>
          </w:rPr>
          <w:t xml:space="preserve">an </w:t>
        </w:r>
      </w:ins>
      <w:r w:rsidRPr="00D944B7">
        <w:rPr>
          <w:color w:val="auto"/>
          <w:sz w:val="22"/>
          <w:szCs w:val="22"/>
        </w:rPr>
        <w:t>accuracy of 100% when identifying standalone aircraft.</w:t>
      </w:r>
      <w:del w:id="48" w:author="Kai Roper-Blackman" w:date="2019-03-11T20:57:00Z">
        <w:r w:rsidRPr="00D944B7" w:rsidDel="00552072">
          <w:rPr>
            <w:color w:val="auto"/>
            <w:sz w:val="22"/>
            <w:szCs w:val="22"/>
          </w:rPr>
          <w:delText xml:space="preserve"> filling the whole frame</w:delText>
        </w:r>
      </w:del>
      <w:r w:rsidRPr="00D944B7">
        <w:rPr>
          <w:color w:val="auto"/>
          <w:sz w:val="22"/>
          <w:szCs w:val="22"/>
        </w:rPr>
        <w:t xml:space="preserve"> However, when searching for aircraft in larger images, accuracy drastically decreases to around 55% </w:t>
      </w:r>
      <w:r>
        <w:rPr>
          <w:color w:val="auto"/>
          <w:sz w:val="22"/>
          <w:szCs w:val="22"/>
        </w:rPr>
        <w:t xml:space="preserve">as </w:t>
      </w:r>
      <w:r w:rsidRPr="00D944B7">
        <w:rPr>
          <w:color w:val="auto"/>
          <w:sz w:val="22"/>
          <w:szCs w:val="22"/>
        </w:rPr>
        <w:t>some aircraft</w:t>
      </w:r>
      <w:r>
        <w:rPr>
          <w:color w:val="auto"/>
          <w:sz w:val="22"/>
          <w:szCs w:val="22"/>
        </w:rPr>
        <w:t xml:space="preserve"> are overlooked</w:t>
      </w:r>
      <w:r w:rsidRPr="00D944B7">
        <w:rPr>
          <w:color w:val="auto"/>
          <w:sz w:val="22"/>
          <w:szCs w:val="22"/>
        </w:rPr>
        <w:t>.</w:t>
      </w:r>
      <w:ins w:id="49" w:author="Kai Roper-Blackman" w:date="2019-03-11T21:11:00Z">
        <w:r w:rsidRPr="00D944B7">
          <w:rPr>
            <w:color w:val="auto"/>
            <w:sz w:val="22"/>
            <w:szCs w:val="22"/>
          </w:rPr>
          <w:t xml:space="preserve"> </w:t>
        </w:r>
      </w:ins>
    </w:p>
    <w:p w14:paraId="18ADF4F6" w14:textId="77777777" w:rsidR="00B7203B" w:rsidRPr="00D944B7" w:rsidRDefault="00B7203B" w:rsidP="00B7203B">
      <w:pPr>
        <w:pStyle w:val="Default"/>
        <w:rPr>
          <w:color w:val="auto"/>
          <w:sz w:val="22"/>
          <w:szCs w:val="22"/>
        </w:rPr>
      </w:pPr>
      <w:del w:id="50" w:author="Kai Roper-Blackman" w:date="2019-03-11T21:07:00Z">
        <w:r w:rsidRPr="00D944B7" w:rsidDel="00E8482C">
          <w:rPr>
            <w:color w:val="auto"/>
            <w:sz w:val="22"/>
            <w:szCs w:val="22"/>
          </w:rPr>
          <w:delText>This demonstrate</w:delText>
        </w:r>
      </w:del>
      <w:ins w:id="51" w:author="Sebastian Halder" w:date="2019-03-11T14:12:00Z">
        <w:del w:id="52" w:author="Kai Roper-Blackman" w:date="2019-03-11T21:07:00Z">
          <w:r w:rsidRPr="00D944B7" w:rsidDel="00E8482C">
            <w:rPr>
              <w:color w:val="auto"/>
              <w:sz w:val="22"/>
              <w:szCs w:val="22"/>
            </w:rPr>
            <w:delText>d</w:delText>
          </w:r>
        </w:del>
      </w:ins>
      <w:del w:id="53" w:author="Kai Roper-Blackman" w:date="2019-03-11T21:07:00Z">
        <w:r w:rsidRPr="00D944B7" w:rsidDel="00E8482C">
          <w:rPr>
            <w:color w:val="auto"/>
            <w:sz w:val="22"/>
            <w:szCs w:val="22"/>
          </w:rPr>
          <w:delText xml:space="preserve">s how new machine learning applications are. </w:delText>
        </w:r>
      </w:del>
      <w:r w:rsidRPr="00D944B7">
        <w:rPr>
          <w:color w:val="auto"/>
          <w:sz w:val="22"/>
          <w:szCs w:val="22"/>
        </w:rPr>
        <w:t>After optimization, the system used to identify aircraft can be applied to other identification problems with possible military and commercial uses.</w:t>
      </w:r>
      <w:ins w:id="54" w:author="Kai Roper-Blackman" w:date="2019-03-11T21:07:00Z">
        <w:r w:rsidRPr="00D944B7">
          <w:rPr>
            <w:color w:val="auto"/>
            <w:sz w:val="22"/>
            <w:szCs w:val="22"/>
          </w:rPr>
          <w:t xml:space="preserve"> </w:t>
        </w:r>
      </w:ins>
    </w:p>
    <w:p w14:paraId="6844A969" w14:textId="3A3DBE51" w:rsidR="00FD561F" w:rsidRDefault="00FD561F" w:rsidP="00FD561F">
      <w:pPr>
        <w:pStyle w:val="Heading1"/>
      </w:pPr>
      <w:r>
        <w:br w:type="page"/>
      </w:r>
    </w:p>
    <w:p w14:paraId="72C07A9C" w14:textId="610FE72D" w:rsidR="007E0B18" w:rsidRDefault="007E0B18" w:rsidP="007E0B18">
      <w:pPr>
        <w:pStyle w:val="Heading1"/>
      </w:pPr>
      <w:bookmarkStart w:id="55" w:name="_Toc5894793"/>
      <w:r>
        <w:lastRenderedPageBreak/>
        <w:t>List of Symbols</w:t>
      </w:r>
      <w:bookmarkEnd w:id="55"/>
      <w:bookmarkEnd w:id="0"/>
    </w:p>
    <w:tbl>
      <w:tblPr>
        <w:tblStyle w:val="TableGrid"/>
        <w:tblW w:w="0" w:type="auto"/>
        <w:tblLook w:val="04A0" w:firstRow="1" w:lastRow="0" w:firstColumn="1" w:lastColumn="0" w:noHBand="0" w:noVBand="1"/>
      </w:tblPr>
      <w:tblGrid>
        <w:gridCol w:w="2263"/>
        <w:gridCol w:w="6753"/>
      </w:tblGrid>
      <w:tr w:rsidR="003075BD" w14:paraId="29EB583C" w14:textId="77777777" w:rsidTr="00AC73FE">
        <w:tc>
          <w:tcPr>
            <w:tcW w:w="2263" w:type="dxa"/>
          </w:tcPr>
          <w:p w14:paraId="785E9245" w14:textId="64F9E0E4" w:rsidR="003075BD" w:rsidRPr="003075BD" w:rsidRDefault="003075BD" w:rsidP="003075BD">
            <w:pPr>
              <w:rPr>
                <w:b/>
              </w:rPr>
            </w:pPr>
            <w:r w:rsidRPr="003075BD">
              <w:rPr>
                <w:b/>
              </w:rPr>
              <w:t>Acronym</w:t>
            </w:r>
          </w:p>
        </w:tc>
        <w:tc>
          <w:tcPr>
            <w:tcW w:w="6753" w:type="dxa"/>
          </w:tcPr>
          <w:p w14:paraId="5F1E568D" w14:textId="78E55A7F" w:rsidR="003075BD" w:rsidRPr="003075BD" w:rsidRDefault="003075BD" w:rsidP="003075BD">
            <w:pPr>
              <w:rPr>
                <w:b/>
              </w:rPr>
            </w:pPr>
            <w:r w:rsidRPr="003075BD">
              <w:rPr>
                <w:b/>
              </w:rPr>
              <w:t>Meaning</w:t>
            </w:r>
          </w:p>
        </w:tc>
      </w:tr>
      <w:tr w:rsidR="003075BD" w14:paraId="108C2D44" w14:textId="77777777" w:rsidTr="00AC73FE">
        <w:tc>
          <w:tcPr>
            <w:tcW w:w="2263" w:type="dxa"/>
          </w:tcPr>
          <w:p w14:paraId="44A4B6AF" w14:textId="7E33CF1A" w:rsidR="003075BD" w:rsidRDefault="003075BD" w:rsidP="003075BD">
            <w:r>
              <w:t>SVM</w:t>
            </w:r>
          </w:p>
        </w:tc>
        <w:tc>
          <w:tcPr>
            <w:tcW w:w="6753" w:type="dxa"/>
          </w:tcPr>
          <w:p w14:paraId="7E013CF3" w14:textId="27E1F316" w:rsidR="003075BD" w:rsidRDefault="003075BD" w:rsidP="003075BD">
            <w:r>
              <w:t>Support Vector Machine</w:t>
            </w:r>
          </w:p>
        </w:tc>
      </w:tr>
      <w:tr w:rsidR="003075BD" w14:paraId="4930DB36" w14:textId="77777777" w:rsidTr="00AC73FE">
        <w:tc>
          <w:tcPr>
            <w:tcW w:w="2263" w:type="dxa"/>
          </w:tcPr>
          <w:p w14:paraId="6CB14E43" w14:textId="7B128BEF" w:rsidR="003075BD" w:rsidRDefault="003075BD" w:rsidP="003075BD">
            <w:r>
              <w:t>PNG</w:t>
            </w:r>
          </w:p>
        </w:tc>
        <w:tc>
          <w:tcPr>
            <w:tcW w:w="6753" w:type="dxa"/>
          </w:tcPr>
          <w:p w14:paraId="691441E5" w14:textId="3E73D4B3" w:rsidR="003075BD" w:rsidRDefault="003075BD" w:rsidP="003075BD">
            <w:r>
              <w:t>Portable Network Graphics</w:t>
            </w:r>
          </w:p>
        </w:tc>
      </w:tr>
      <w:tr w:rsidR="003075BD" w14:paraId="6B4F97BD" w14:textId="77777777" w:rsidTr="00AC73FE">
        <w:tc>
          <w:tcPr>
            <w:tcW w:w="2263" w:type="dxa"/>
          </w:tcPr>
          <w:p w14:paraId="72568B78" w14:textId="1EBFBF7A" w:rsidR="003075BD" w:rsidRDefault="003075BD" w:rsidP="003075BD">
            <w:r>
              <w:t>px</w:t>
            </w:r>
          </w:p>
        </w:tc>
        <w:tc>
          <w:tcPr>
            <w:tcW w:w="6753" w:type="dxa"/>
          </w:tcPr>
          <w:p w14:paraId="7D316729" w14:textId="37E279F1" w:rsidR="003075BD" w:rsidRDefault="003075BD" w:rsidP="003075BD">
            <w:r>
              <w:t>Pixels</w:t>
            </w:r>
          </w:p>
        </w:tc>
      </w:tr>
      <w:tr w:rsidR="003075BD" w14:paraId="469AD288" w14:textId="77777777" w:rsidTr="00AC73FE">
        <w:tc>
          <w:tcPr>
            <w:tcW w:w="2263" w:type="dxa"/>
          </w:tcPr>
          <w:p w14:paraId="677D13A3" w14:textId="0C7F35AD" w:rsidR="003075BD" w:rsidRDefault="003075BD" w:rsidP="003075BD">
            <w:r>
              <w:t>HOG</w:t>
            </w:r>
          </w:p>
        </w:tc>
        <w:tc>
          <w:tcPr>
            <w:tcW w:w="6753" w:type="dxa"/>
          </w:tcPr>
          <w:p w14:paraId="4467364C" w14:textId="7D0634B1" w:rsidR="003075BD" w:rsidRDefault="003075BD" w:rsidP="003075BD">
            <w:r>
              <w:t>Histogram of Oriented Gradients</w:t>
            </w:r>
          </w:p>
        </w:tc>
      </w:tr>
      <w:tr w:rsidR="00DA26FA" w14:paraId="647DE271" w14:textId="77777777" w:rsidTr="00AC73FE">
        <w:tc>
          <w:tcPr>
            <w:tcW w:w="2263" w:type="dxa"/>
          </w:tcPr>
          <w:p w14:paraId="415D72E7" w14:textId="15F2A823" w:rsidR="00DA26FA" w:rsidRDefault="00DA26FA" w:rsidP="003075BD">
            <w:r>
              <w:t>PIL</w:t>
            </w:r>
          </w:p>
        </w:tc>
        <w:tc>
          <w:tcPr>
            <w:tcW w:w="6753" w:type="dxa"/>
          </w:tcPr>
          <w:p w14:paraId="390DE102" w14:textId="795DE26A" w:rsidR="00B73D45" w:rsidRDefault="00B73D45" w:rsidP="003075BD">
            <w:r>
              <w:t>Python I</w:t>
            </w:r>
            <w:r w:rsidR="00DA26FA">
              <w:t>mage library</w:t>
            </w:r>
          </w:p>
        </w:tc>
      </w:tr>
      <w:tr w:rsidR="00B73D45" w14:paraId="6ADC9329" w14:textId="77777777" w:rsidTr="00AC73FE">
        <w:tc>
          <w:tcPr>
            <w:tcW w:w="2263" w:type="dxa"/>
          </w:tcPr>
          <w:p w14:paraId="55B78824" w14:textId="18561BE5" w:rsidR="00B73D45" w:rsidRDefault="00B73D45" w:rsidP="003075BD">
            <w:r>
              <w:t>GUI</w:t>
            </w:r>
          </w:p>
        </w:tc>
        <w:tc>
          <w:tcPr>
            <w:tcW w:w="6753" w:type="dxa"/>
          </w:tcPr>
          <w:p w14:paraId="7CEEA929" w14:textId="4DF41896" w:rsidR="00B73D45" w:rsidRDefault="00B73D45" w:rsidP="003075BD">
            <w:r>
              <w:t>Graphical User Interface</w:t>
            </w:r>
          </w:p>
        </w:tc>
      </w:tr>
      <w:tr w:rsidR="00B73D45" w14:paraId="460F3E7E" w14:textId="77777777" w:rsidTr="00AC73FE">
        <w:tc>
          <w:tcPr>
            <w:tcW w:w="2263" w:type="dxa"/>
          </w:tcPr>
          <w:p w14:paraId="2B06831B" w14:textId="7A43AAD6" w:rsidR="00B73D45" w:rsidRDefault="00DB0515" w:rsidP="003075BD">
            <w:r>
              <w:t>ML</w:t>
            </w:r>
          </w:p>
        </w:tc>
        <w:tc>
          <w:tcPr>
            <w:tcW w:w="6753" w:type="dxa"/>
          </w:tcPr>
          <w:p w14:paraId="33E07C59" w14:textId="51FBD551" w:rsidR="00B73D45" w:rsidRDefault="00DB0515" w:rsidP="003075BD">
            <w:r>
              <w:t>Machine Learning</w:t>
            </w:r>
          </w:p>
        </w:tc>
      </w:tr>
      <w:tr w:rsidR="00B73D45" w14:paraId="29FD7EBF" w14:textId="77777777" w:rsidTr="00AC73FE">
        <w:tc>
          <w:tcPr>
            <w:tcW w:w="2263" w:type="dxa"/>
          </w:tcPr>
          <w:p w14:paraId="51DD51A5" w14:textId="5F2CE2F1" w:rsidR="00B73D45" w:rsidRDefault="00DB0515" w:rsidP="003075BD">
            <w:r>
              <w:t>AI</w:t>
            </w:r>
          </w:p>
        </w:tc>
        <w:tc>
          <w:tcPr>
            <w:tcW w:w="6753" w:type="dxa"/>
          </w:tcPr>
          <w:p w14:paraId="32921A08" w14:textId="641358FE" w:rsidR="00B73D45" w:rsidRDefault="00DB0515" w:rsidP="003075BD">
            <w:r>
              <w:t xml:space="preserve">Artificial </w:t>
            </w:r>
            <w:r w:rsidR="00442C8D">
              <w:t>Intelligence</w:t>
            </w:r>
          </w:p>
        </w:tc>
      </w:tr>
      <w:tr w:rsidR="00B73D45" w14:paraId="1E92ED68" w14:textId="77777777" w:rsidTr="00AC73FE">
        <w:tc>
          <w:tcPr>
            <w:tcW w:w="2263" w:type="dxa"/>
          </w:tcPr>
          <w:p w14:paraId="7CF4370E" w14:textId="77777777" w:rsidR="00B73D45" w:rsidRDefault="00B73D45" w:rsidP="003075BD"/>
        </w:tc>
        <w:tc>
          <w:tcPr>
            <w:tcW w:w="6753" w:type="dxa"/>
          </w:tcPr>
          <w:p w14:paraId="3FF113D7" w14:textId="77777777" w:rsidR="00B73D45" w:rsidRDefault="00B73D45" w:rsidP="003075BD"/>
        </w:tc>
      </w:tr>
      <w:tr w:rsidR="00B73D45" w14:paraId="4D16E91A" w14:textId="77777777" w:rsidTr="00AC73FE">
        <w:tc>
          <w:tcPr>
            <w:tcW w:w="2263" w:type="dxa"/>
          </w:tcPr>
          <w:p w14:paraId="05AA8182" w14:textId="77777777" w:rsidR="00B73D45" w:rsidRDefault="00B73D45" w:rsidP="003075BD"/>
        </w:tc>
        <w:tc>
          <w:tcPr>
            <w:tcW w:w="6753" w:type="dxa"/>
          </w:tcPr>
          <w:p w14:paraId="7936F9B7" w14:textId="77777777" w:rsidR="00B73D45" w:rsidRDefault="00B73D45" w:rsidP="003075BD"/>
        </w:tc>
      </w:tr>
    </w:tbl>
    <w:p w14:paraId="78A56252" w14:textId="6882B331" w:rsidR="007E0B18" w:rsidRDefault="007E0B18">
      <w:pPr>
        <w:rPr>
          <w:rFonts w:asciiTheme="majorHAnsi" w:eastAsiaTheme="majorEastAsia" w:hAnsiTheme="majorHAnsi" w:cstheme="majorBidi"/>
          <w:color w:val="2F5496" w:themeColor="accent1" w:themeShade="BF"/>
          <w:sz w:val="32"/>
          <w:szCs w:val="32"/>
        </w:rPr>
      </w:pPr>
      <w:r>
        <w:br w:type="page"/>
      </w:r>
    </w:p>
    <w:p w14:paraId="010014B0" w14:textId="470519A8" w:rsidR="00A14DF1" w:rsidRDefault="00D25D13" w:rsidP="00D135C3">
      <w:pPr>
        <w:pStyle w:val="Heading1"/>
      </w:pPr>
      <w:bookmarkStart w:id="56" w:name="_Toc5894794"/>
      <w:r>
        <w:lastRenderedPageBreak/>
        <w:t>Project Aims and Objectives</w:t>
      </w:r>
      <w:bookmarkEnd w:id="56"/>
    </w:p>
    <w:p w14:paraId="29B62FCE" w14:textId="77777777" w:rsidR="00D135C3" w:rsidRPr="00D135C3" w:rsidRDefault="00D135C3" w:rsidP="00D135C3"/>
    <w:p w14:paraId="784A7E4A" w14:textId="2626D119" w:rsidR="00A14DF1" w:rsidRDefault="00A668D8" w:rsidP="000E06D3">
      <w:r>
        <w:t>The original aims of this project have changed since the initial report. This was because of a change of approach to the given problem.</w:t>
      </w:r>
      <w:r w:rsidR="00856DF5">
        <w:t xml:space="preserve"> The main object</w:t>
      </w:r>
      <w:r w:rsidR="00F966CB">
        <w:t>ive</w:t>
      </w:r>
      <w:r w:rsidR="00856DF5">
        <w:t xml:space="preserve"> is to </w:t>
      </w:r>
      <w:r w:rsidR="000E06D3" w:rsidRPr="000E06D3">
        <w:t xml:space="preserve">allow a computer to differentiate between </w:t>
      </w:r>
      <w:r w:rsidR="000E06D3" w:rsidRPr="000E06D3">
        <w:rPr>
          <w:b/>
          <w:bCs/>
        </w:rPr>
        <w:t>aircraft</w:t>
      </w:r>
      <w:r w:rsidR="000E06D3" w:rsidRPr="000E06D3">
        <w:t xml:space="preserve"> and </w:t>
      </w:r>
      <w:r w:rsidR="000E06D3" w:rsidRPr="000E06D3">
        <w:rPr>
          <w:b/>
          <w:bCs/>
        </w:rPr>
        <w:t>ground</w:t>
      </w:r>
      <w:r w:rsidR="000E06D3" w:rsidRPr="000E06D3">
        <w:t xml:space="preserve"> images.</w:t>
      </w:r>
      <w:r w:rsidR="00A14DF1">
        <w:t xml:space="preserve"> This can be broken into several smaller objectives.</w:t>
      </w:r>
    </w:p>
    <w:p w14:paraId="1AC61795" w14:textId="161A49B2" w:rsidR="00A14DF1" w:rsidRDefault="00A14DF1" w:rsidP="00A14DF1">
      <w:pPr>
        <w:pStyle w:val="Heading2"/>
      </w:pPr>
      <w:bookmarkStart w:id="57" w:name="_Toc527681424"/>
      <w:bookmarkStart w:id="58" w:name="_Toc5894795"/>
      <w:r>
        <w:t xml:space="preserve">Primary </w:t>
      </w:r>
      <w:bookmarkEnd w:id="57"/>
      <w:r>
        <w:t>Objectives</w:t>
      </w:r>
      <w:bookmarkEnd w:id="58"/>
    </w:p>
    <w:p w14:paraId="3C836EE5" w14:textId="73A69B15" w:rsidR="00A14DF1" w:rsidRDefault="00A14DF1" w:rsidP="00A14DF1">
      <w:pPr>
        <w:pStyle w:val="ListParagraph"/>
        <w:numPr>
          <w:ilvl w:val="0"/>
          <w:numId w:val="1"/>
        </w:numPr>
      </w:pPr>
      <w:r>
        <w:t>To gather a set of aircraft and ground images</w:t>
      </w:r>
      <w:r w:rsidR="003D39BB">
        <w:t xml:space="preserve"> to create a training and test set</w:t>
      </w:r>
    </w:p>
    <w:p w14:paraId="1C379113" w14:textId="0CA8B285" w:rsidR="003D39BB" w:rsidRDefault="003D39BB" w:rsidP="003D39BB">
      <w:pPr>
        <w:pStyle w:val="ListParagraph"/>
        <w:numPr>
          <w:ilvl w:val="0"/>
          <w:numId w:val="1"/>
        </w:numPr>
      </w:pPr>
      <w:r>
        <w:t>To normalise the training and test set</w:t>
      </w:r>
    </w:p>
    <w:p w14:paraId="10C152E6" w14:textId="775A6A87" w:rsidR="003D39BB" w:rsidRDefault="003D39BB" w:rsidP="003D39BB">
      <w:pPr>
        <w:pStyle w:val="ListParagraph"/>
        <w:numPr>
          <w:ilvl w:val="0"/>
          <w:numId w:val="3"/>
        </w:numPr>
      </w:pPr>
      <w:r>
        <w:t>Change the orientation of aircraft to ensure the face north</w:t>
      </w:r>
    </w:p>
    <w:p w14:paraId="62B5B8BF" w14:textId="3019094E" w:rsidR="003D39BB" w:rsidRDefault="003D39BB" w:rsidP="003D39BB">
      <w:pPr>
        <w:pStyle w:val="ListParagraph"/>
        <w:numPr>
          <w:ilvl w:val="0"/>
          <w:numId w:val="3"/>
        </w:numPr>
      </w:pPr>
      <w:r>
        <w:t>Resize the images so they can be pre-processed accurately</w:t>
      </w:r>
    </w:p>
    <w:p w14:paraId="168A3DA5" w14:textId="3E4FD497" w:rsidR="00A14DF1" w:rsidRDefault="003D39BB" w:rsidP="00A14DF1">
      <w:pPr>
        <w:pStyle w:val="ListParagraph"/>
        <w:numPr>
          <w:ilvl w:val="0"/>
          <w:numId w:val="1"/>
        </w:numPr>
      </w:pPr>
      <w:r>
        <w:t>To pre-process the training set and label accordingly.</w:t>
      </w:r>
    </w:p>
    <w:p w14:paraId="506BA1E1" w14:textId="6A930346" w:rsidR="00A14DF1" w:rsidRPr="006B0A62" w:rsidRDefault="00A14DF1" w:rsidP="00A14DF1">
      <w:pPr>
        <w:pStyle w:val="ListParagraph"/>
        <w:numPr>
          <w:ilvl w:val="0"/>
          <w:numId w:val="1"/>
        </w:numPr>
      </w:pPr>
      <w:r>
        <w:t>T</w:t>
      </w:r>
      <w:r w:rsidR="003D39BB">
        <w:t>o Train an SVM with the Training set</w:t>
      </w:r>
    </w:p>
    <w:p w14:paraId="4C2E24C1" w14:textId="1768DBCC" w:rsidR="00A14DF1" w:rsidRDefault="003D39BB" w:rsidP="00A14DF1">
      <w:pPr>
        <w:pStyle w:val="ListParagraph"/>
        <w:numPr>
          <w:ilvl w:val="0"/>
          <w:numId w:val="1"/>
        </w:numPr>
        <w:rPr>
          <w:rFonts w:cstheme="minorHAnsi"/>
        </w:rPr>
      </w:pPr>
      <w:r>
        <w:rPr>
          <w:rFonts w:cstheme="minorHAnsi"/>
        </w:rPr>
        <w:t>T</w:t>
      </w:r>
      <w:r w:rsidR="00F966CB">
        <w:rPr>
          <w:rFonts w:cstheme="minorHAnsi"/>
        </w:rPr>
        <w:t>o test the SVM with</w:t>
      </w:r>
      <w:r>
        <w:rPr>
          <w:rFonts w:cstheme="minorHAnsi"/>
        </w:rPr>
        <w:t xml:space="preserve"> the test set</w:t>
      </w:r>
    </w:p>
    <w:p w14:paraId="4F5B1D94" w14:textId="50C3CB53" w:rsidR="003D39BB" w:rsidRDefault="00D135C3" w:rsidP="003D39BB">
      <w:pPr>
        <w:pStyle w:val="ListParagraph"/>
        <w:numPr>
          <w:ilvl w:val="0"/>
          <w:numId w:val="4"/>
        </w:numPr>
        <w:rPr>
          <w:rFonts w:cstheme="minorHAnsi"/>
        </w:rPr>
      </w:pPr>
      <w:r>
        <w:rPr>
          <w:rFonts w:cstheme="minorHAnsi"/>
        </w:rPr>
        <w:t>Further o</w:t>
      </w:r>
      <w:r w:rsidR="00F966CB">
        <w:rPr>
          <w:rFonts w:cstheme="minorHAnsi"/>
        </w:rPr>
        <w:t>ptimi</w:t>
      </w:r>
      <w:r>
        <w:rPr>
          <w:rFonts w:cstheme="minorHAnsi"/>
        </w:rPr>
        <w:t>se the SVM by tuning decision boundaries</w:t>
      </w:r>
    </w:p>
    <w:p w14:paraId="09D832CE" w14:textId="7F23D671" w:rsidR="00D135C3" w:rsidRDefault="00D135C3" w:rsidP="00A14DF1">
      <w:pPr>
        <w:pStyle w:val="ListParagraph"/>
        <w:numPr>
          <w:ilvl w:val="0"/>
          <w:numId w:val="4"/>
        </w:numPr>
      </w:pPr>
      <w:r>
        <w:t xml:space="preserve">Cross-validate the training set </w:t>
      </w:r>
      <w:bookmarkStart w:id="59" w:name="_Toc527681425"/>
    </w:p>
    <w:p w14:paraId="1CE6A743" w14:textId="5EBAE790" w:rsidR="00D135C3" w:rsidRDefault="00D135C3" w:rsidP="00D135C3">
      <w:pPr>
        <w:pStyle w:val="ListParagraph"/>
        <w:numPr>
          <w:ilvl w:val="0"/>
          <w:numId w:val="1"/>
        </w:numPr>
      </w:pPr>
      <w:r>
        <w:t>Display results of classification to user.</w:t>
      </w:r>
    </w:p>
    <w:p w14:paraId="09352926" w14:textId="2C55A033" w:rsidR="00D135C3" w:rsidRDefault="00D135C3" w:rsidP="00D135C3">
      <w:r>
        <w:t>Assuming all primary objectives are completed successfully, additional objectives are to be attempted</w:t>
      </w:r>
    </w:p>
    <w:p w14:paraId="0044C6C1" w14:textId="676E3445" w:rsidR="00A14DF1" w:rsidRDefault="00A14DF1" w:rsidP="00D135C3">
      <w:pPr>
        <w:pStyle w:val="Heading2"/>
      </w:pPr>
      <w:bookmarkStart w:id="60" w:name="_Toc5894796"/>
      <w:r>
        <w:t>Additional goals</w:t>
      </w:r>
      <w:bookmarkEnd w:id="59"/>
      <w:bookmarkEnd w:id="60"/>
    </w:p>
    <w:p w14:paraId="375A0E0C" w14:textId="163D242B" w:rsidR="00F966CB" w:rsidRDefault="00F966CB" w:rsidP="00D135C3">
      <w:pPr>
        <w:pStyle w:val="ListParagraph"/>
        <w:numPr>
          <w:ilvl w:val="0"/>
          <w:numId w:val="2"/>
        </w:numPr>
        <w:rPr>
          <w:rFonts w:cstheme="minorHAnsi"/>
        </w:rPr>
      </w:pPr>
      <w:r w:rsidRPr="00D135C3">
        <w:rPr>
          <w:rFonts w:cstheme="minorHAnsi"/>
        </w:rPr>
        <w:t xml:space="preserve">To attempt </w:t>
      </w:r>
      <w:r w:rsidR="00D135C3" w:rsidRPr="00D135C3">
        <w:rPr>
          <w:rFonts w:cstheme="minorHAnsi"/>
        </w:rPr>
        <w:t>to recognise aircraft in a large</w:t>
      </w:r>
      <w:r w:rsidRPr="00D135C3">
        <w:rPr>
          <w:rFonts w:cstheme="minorHAnsi"/>
        </w:rPr>
        <w:t xml:space="preserve"> image </w:t>
      </w:r>
      <w:r w:rsidR="00D135C3">
        <w:rPr>
          <w:rFonts w:cstheme="minorHAnsi"/>
        </w:rPr>
        <w:t xml:space="preserve">using user defined search criteria </w:t>
      </w:r>
      <w:r w:rsidRPr="00D135C3">
        <w:rPr>
          <w:rFonts w:cstheme="minorHAnsi"/>
        </w:rPr>
        <w:t xml:space="preserve">and show </w:t>
      </w:r>
      <w:r w:rsidR="00D135C3">
        <w:rPr>
          <w:rFonts w:cstheme="minorHAnsi"/>
        </w:rPr>
        <w:t>aircraft locations to user after search is completed</w:t>
      </w:r>
      <w:r w:rsidRPr="00D135C3">
        <w:rPr>
          <w:rFonts w:cstheme="minorHAnsi"/>
        </w:rPr>
        <w:t>.</w:t>
      </w:r>
    </w:p>
    <w:p w14:paraId="42A1490F" w14:textId="51EF9625" w:rsidR="00B73D45" w:rsidRPr="00D135C3" w:rsidRDefault="00B73D45" w:rsidP="00D135C3">
      <w:pPr>
        <w:pStyle w:val="ListParagraph"/>
        <w:numPr>
          <w:ilvl w:val="0"/>
          <w:numId w:val="2"/>
        </w:numPr>
        <w:rPr>
          <w:rFonts w:cstheme="minorHAnsi"/>
        </w:rPr>
      </w:pPr>
      <w:r>
        <w:rPr>
          <w:rFonts w:cstheme="minorHAnsi"/>
        </w:rPr>
        <w:t xml:space="preserve">To generate heat maps of large images to identify </w:t>
      </w:r>
      <w:r w:rsidR="00CA5D19">
        <w:rPr>
          <w:rFonts w:cstheme="minorHAnsi"/>
        </w:rPr>
        <w:t xml:space="preserve">areas with a probability of containing </w:t>
      </w:r>
      <w:r w:rsidR="00BF7AB3">
        <w:rPr>
          <w:rFonts w:cstheme="minorHAnsi"/>
        </w:rPr>
        <w:t>aircraft</w:t>
      </w:r>
    </w:p>
    <w:p w14:paraId="69898053" w14:textId="79EF876D" w:rsidR="00A14DF1" w:rsidRDefault="00A14DF1" w:rsidP="00A14DF1">
      <w:pPr>
        <w:pStyle w:val="ListParagraph"/>
        <w:numPr>
          <w:ilvl w:val="0"/>
          <w:numId w:val="2"/>
        </w:numPr>
        <w:rPr>
          <w:rFonts w:cstheme="minorHAnsi"/>
        </w:rPr>
      </w:pPr>
      <w:r w:rsidRPr="0047149B">
        <w:rPr>
          <w:rFonts w:cstheme="minorHAnsi"/>
        </w:rPr>
        <w:t xml:space="preserve">To attempt to recognise </w:t>
      </w:r>
      <w:r>
        <w:rPr>
          <w:rFonts w:cstheme="minorHAnsi"/>
        </w:rPr>
        <w:t xml:space="preserve">non-commercial </w:t>
      </w:r>
      <w:r w:rsidRPr="0047149B">
        <w:rPr>
          <w:rFonts w:cstheme="minorHAnsi"/>
        </w:rPr>
        <w:t>aircraft</w:t>
      </w:r>
      <w:r>
        <w:rPr>
          <w:rFonts w:cstheme="minorHAnsi"/>
        </w:rPr>
        <w:t xml:space="preserve"> such as private aircraft and helicopters.</w:t>
      </w:r>
    </w:p>
    <w:p w14:paraId="588B7CDC" w14:textId="2324DD83" w:rsidR="00EE7715" w:rsidRDefault="006A6C2C">
      <w:pPr>
        <w:rPr>
          <w:rFonts w:asciiTheme="majorHAnsi" w:eastAsiaTheme="majorEastAsia" w:hAnsiTheme="majorHAnsi" w:cstheme="majorBidi"/>
          <w:color w:val="2F5496" w:themeColor="accent1" w:themeShade="BF"/>
          <w:sz w:val="32"/>
          <w:szCs w:val="32"/>
        </w:rPr>
      </w:pPr>
      <w:r>
        <w:t xml:space="preserve">Once all goals have been completed, a software program with realistic uses should </w:t>
      </w:r>
      <w:r w:rsidR="00C62892">
        <w:t>be established. The training set can be varied to identify additional vehicles or identify completely different objects.</w:t>
      </w:r>
      <w:r w:rsidR="00EE7715">
        <w:br w:type="page"/>
      </w:r>
    </w:p>
    <w:p w14:paraId="22EA09A9" w14:textId="64C444AD" w:rsidR="00D25D13" w:rsidRDefault="00B7203B" w:rsidP="006A2A28">
      <w:pPr>
        <w:pStyle w:val="Heading1"/>
      </w:pPr>
      <w:bookmarkStart w:id="61" w:name="_Toc5894797"/>
      <w:r>
        <w:lastRenderedPageBreak/>
        <w:t>Methods</w:t>
      </w:r>
      <w:bookmarkEnd w:id="61"/>
    </w:p>
    <w:p w14:paraId="1D307028" w14:textId="59070017" w:rsidR="00CE20BD" w:rsidRDefault="003C04A6" w:rsidP="00EA4A8A">
      <w:pPr>
        <w:pStyle w:val="Heading2"/>
      </w:pPr>
      <w:bookmarkStart w:id="62" w:name="_Toc5894798"/>
      <w:r>
        <w:t>Internal and External Libraries</w:t>
      </w:r>
      <w:bookmarkEnd w:id="62"/>
    </w:p>
    <w:p w14:paraId="0CEBC389" w14:textId="093883F8" w:rsidR="00EC4F41" w:rsidRDefault="00EA4A8A" w:rsidP="00EA4A8A">
      <w:r>
        <w:t xml:space="preserve">During </w:t>
      </w:r>
      <w:r w:rsidR="00D135C3">
        <w:t>the</w:t>
      </w:r>
      <w:r>
        <w:t xml:space="preserve"> project, I have used a variety of libraries to aid the completion of </w:t>
      </w:r>
      <w:r w:rsidR="003C04A6">
        <w:t>the projects aims and objectives.</w:t>
      </w:r>
      <w:r>
        <w:t xml:space="preserve"> </w:t>
      </w:r>
      <w:r w:rsidR="003C04A6">
        <w:t>Writing</w:t>
      </w:r>
      <w:r>
        <w:t xml:space="preserve"> code to support </w:t>
      </w:r>
      <w:r w:rsidR="00F758B3">
        <w:t>all functionality provided by product</w:t>
      </w:r>
      <w:r>
        <w:t xml:space="preserve"> would be </w:t>
      </w:r>
      <w:r w:rsidR="00F758B3">
        <w:t>very difficult to</w:t>
      </w:r>
      <w:r>
        <w:t xml:space="preserve"> </w:t>
      </w:r>
      <w:r w:rsidR="003C04A6">
        <w:t xml:space="preserve">to </w:t>
      </w:r>
      <w:r w:rsidR="00F758B3">
        <w:t>achieve</w:t>
      </w:r>
      <w:r w:rsidR="003C04A6">
        <w:t xml:space="preserve"> in t</w:t>
      </w:r>
      <w:r>
        <w:t>he tight timescale given.</w:t>
      </w:r>
    </w:p>
    <w:p w14:paraId="3EE56F8C" w14:textId="67C16D83" w:rsidR="00EC4F41" w:rsidRDefault="00EC4F41" w:rsidP="00EA4A8A">
      <w:r>
        <w:t xml:space="preserve">The language I have chosen for this project is python as it has a large range of image processing libraries available </w:t>
      </w:r>
      <w:r w:rsidR="001C6621">
        <w:t>and offers a wide range of features such as object orientation</w:t>
      </w:r>
      <w:r w:rsidR="00B73D45">
        <w:t xml:space="preserve">. </w:t>
      </w:r>
      <w:r w:rsidR="00F758B3">
        <w:t>Internal libraries come as standard with the python package whereas external libraries are developed by third parties.</w:t>
      </w:r>
      <w:r w:rsidR="00684F15">
        <w:t xml:space="preserve"> All </w:t>
      </w:r>
      <w:r w:rsidR="00EB2AD8">
        <w:t>third-party</w:t>
      </w:r>
      <w:r w:rsidR="00684F15">
        <w:t xml:space="preserve"> libraries used during this project are used in accordance to licensing laws and agreements laid out in there terms and conditions.</w:t>
      </w:r>
    </w:p>
    <w:p w14:paraId="7FB6CCE1" w14:textId="49354921" w:rsidR="003C04A6" w:rsidRDefault="003C04A6" w:rsidP="003C04A6">
      <w:pPr>
        <w:pStyle w:val="Heading3"/>
      </w:pPr>
      <w:bookmarkStart w:id="63" w:name="_Toc5894799"/>
      <w:r>
        <w:t>OpenCV</w:t>
      </w:r>
      <w:bookmarkEnd w:id="63"/>
    </w:p>
    <w:p w14:paraId="40479C66" w14:textId="4A79E3EA" w:rsidR="00EA4A8A" w:rsidRDefault="00EA4A8A" w:rsidP="00EA4A8A">
      <w:r>
        <w:t xml:space="preserve">The library used to </w:t>
      </w:r>
      <w:r w:rsidR="003C04A6">
        <w:t>read</w:t>
      </w:r>
      <w:r>
        <w:t xml:space="preserve"> images from PNG format to </w:t>
      </w:r>
      <w:r w:rsidR="00F758B3">
        <w:t>NumPy</w:t>
      </w:r>
      <w:r>
        <w:t xml:space="preserve"> array</w:t>
      </w:r>
      <w:r w:rsidR="003C04A6">
        <w:t>s</w:t>
      </w:r>
      <w:r>
        <w:t xml:space="preserve"> was OpenCV. </w:t>
      </w:r>
      <w:r w:rsidR="008F0496">
        <w:t xml:space="preserve">OpenCV has tools for image manipulation and other image related functions. </w:t>
      </w:r>
      <w:r w:rsidR="003C04A6">
        <w:t>OpenCV was used to rotate images before training.</w:t>
      </w:r>
    </w:p>
    <w:p w14:paraId="32E219FA" w14:textId="78BED869" w:rsidR="003075BD" w:rsidRDefault="000324D2" w:rsidP="003C04A6">
      <w:pPr>
        <w:pStyle w:val="Heading3"/>
      </w:pPr>
      <w:bookmarkStart w:id="64" w:name="_Toc5894800"/>
      <w:r>
        <w:t>Scikit-L</w:t>
      </w:r>
      <w:r w:rsidR="003075BD">
        <w:t>earn</w:t>
      </w:r>
      <w:bookmarkEnd w:id="64"/>
    </w:p>
    <w:p w14:paraId="33328B59" w14:textId="6E5BD3D1" w:rsidR="003C04A6" w:rsidRPr="003C04A6" w:rsidRDefault="000324D2" w:rsidP="003C04A6">
      <w:r>
        <w:t>Scikit-L</w:t>
      </w:r>
      <w:r w:rsidR="003C04A6">
        <w:t xml:space="preserve">earn is a </w:t>
      </w:r>
      <w:r w:rsidR="00EC4F41">
        <w:t xml:space="preserve">well-documented </w:t>
      </w:r>
      <w:r w:rsidR="003C04A6">
        <w:t xml:space="preserve">Machine learning library that offers </w:t>
      </w:r>
      <w:r w:rsidR="00FF096C">
        <w:t xml:space="preserve">a wide range of </w:t>
      </w:r>
      <w:r w:rsidR="00D135C3">
        <w:t xml:space="preserve">tools for </w:t>
      </w:r>
      <w:r w:rsidR="00EC4F41">
        <w:t xml:space="preserve">machine learning, data mining and </w:t>
      </w:r>
      <w:r w:rsidR="00D135C3">
        <w:t>data analysis</w:t>
      </w:r>
      <w:r w:rsidR="00630DA7">
        <w:t>. Scikit-learn has developed a Support Vector Machine that can be easily utilised for aircraft identification</w:t>
      </w:r>
      <w:r w:rsidR="00EC4F41">
        <w:t>.</w:t>
      </w:r>
      <w:r w:rsidR="00F758B3">
        <w:t xml:space="preserve"> The SVM forms the basis of my product and classifies objects as it sees fit.</w:t>
      </w:r>
    </w:p>
    <w:p w14:paraId="0708A778" w14:textId="5B92D9DC" w:rsidR="003075BD" w:rsidRDefault="000324D2" w:rsidP="00EC4F41">
      <w:pPr>
        <w:pStyle w:val="Heading3"/>
      </w:pPr>
      <w:bookmarkStart w:id="65" w:name="_Toc5894801"/>
      <w:r>
        <w:t>Scikit-I</w:t>
      </w:r>
      <w:r w:rsidR="003075BD">
        <w:t>mage</w:t>
      </w:r>
      <w:bookmarkEnd w:id="65"/>
    </w:p>
    <w:p w14:paraId="2A64E031" w14:textId="13DCC454" w:rsidR="00EC4F41" w:rsidRPr="00EC4F41" w:rsidRDefault="000324D2" w:rsidP="00EC4F41">
      <w:r>
        <w:t>Scikit-I</w:t>
      </w:r>
      <w:r w:rsidR="00EC4F41">
        <w:t xml:space="preserve">mage is a collection of image processing algorithms for the Python programming language. This </w:t>
      </w:r>
      <w:r w:rsidR="00F758B3">
        <w:t>library</w:t>
      </w:r>
      <w:r w:rsidR="00EC4F41">
        <w:t xml:space="preserve"> contains the HOG algorithm used in image pre-processing</w:t>
      </w:r>
      <w:r w:rsidR="00684F15">
        <w:t xml:space="preserve"> to allow the SVM to distinguish between objects in images.</w:t>
      </w:r>
    </w:p>
    <w:p w14:paraId="6D01CF3E" w14:textId="29C5B77E" w:rsidR="003075BD" w:rsidRDefault="00EC4F41" w:rsidP="00EC4F41">
      <w:pPr>
        <w:pStyle w:val="Heading3"/>
      </w:pPr>
      <w:bookmarkStart w:id="66" w:name="_Toc5894802"/>
      <w:r>
        <w:t>FPDF</w:t>
      </w:r>
      <w:bookmarkEnd w:id="66"/>
    </w:p>
    <w:p w14:paraId="115582D3" w14:textId="6D4FB4E9" w:rsidR="00EC4F41" w:rsidRPr="00EC4F41" w:rsidRDefault="00EC4F41" w:rsidP="00EC4F41">
      <w:r>
        <w:t>FPDF is a library that a</w:t>
      </w:r>
      <w:r w:rsidR="003664A6">
        <w:t>llows interaction between Python and pdf files. This allows the results of classification to be saved to and viewed by the user.</w:t>
      </w:r>
      <w:r w:rsidR="001C6621">
        <w:t xml:space="preserve"> </w:t>
      </w:r>
    </w:p>
    <w:p w14:paraId="109A090C" w14:textId="70EEC1CD" w:rsidR="003C04A6" w:rsidRDefault="000324D2" w:rsidP="003664A6">
      <w:pPr>
        <w:pStyle w:val="Heading3"/>
      </w:pPr>
      <w:bookmarkStart w:id="67" w:name="_Toc5894803"/>
      <w:r>
        <w:t>NumP</w:t>
      </w:r>
      <w:r w:rsidR="003C04A6">
        <w:t>y</w:t>
      </w:r>
      <w:bookmarkEnd w:id="67"/>
    </w:p>
    <w:p w14:paraId="37D65EEB" w14:textId="78705300" w:rsidR="003664A6" w:rsidRPr="00F758B3" w:rsidRDefault="003664A6" w:rsidP="00EA4A8A">
      <w:pPr>
        <w:rPr>
          <w:rFonts w:cstheme="minorHAnsi"/>
          <w:szCs w:val="20"/>
          <w:shd w:val="clear" w:color="auto" w:fill="FFFFFF"/>
        </w:rPr>
      </w:pPr>
      <w:r w:rsidRPr="00F758B3">
        <w:rPr>
          <w:rFonts w:cstheme="minorHAnsi"/>
          <w:szCs w:val="20"/>
          <w:shd w:val="clear" w:color="auto" w:fill="FFFFFF"/>
        </w:rPr>
        <w:t>NumPy is the fundamental package for scientific computing in Python</w:t>
      </w:r>
      <w:r w:rsidR="000324D2" w:rsidRPr="00F758B3">
        <w:rPr>
          <w:rFonts w:cstheme="minorHAnsi"/>
          <w:szCs w:val="20"/>
          <w:shd w:val="clear" w:color="auto" w:fill="FFFFFF"/>
        </w:rPr>
        <w:t xml:space="preserve"> </w:t>
      </w:r>
      <w:r w:rsidRPr="00F758B3">
        <w:rPr>
          <w:rFonts w:cstheme="minorHAnsi"/>
          <w:szCs w:val="20"/>
          <w:shd w:val="clear" w:color="auto" w:fill="FFFFFF"/>
        </w:rPr>
        <w:t>[1]</w:t>
      </w:r>
      <w:r w:rsidR="000324D2" w:rsidRPr="00F758B3">
        <w:rPr>
          <w:rFonts w:cstheme="minorHAnsi"/>
          <w:szCs w:val="20"/>
          <w:shd w:val="clear" w:color="auto" w:fill="FFFFFF"/>
        </w:rPr>
        <w:t xml:space="preserve">. It comes with a variety of features and functions such as mathematical, logical and shape manipulation. This makes it the perfect library to store images as arrays. </w:t>
      </w:r>
      <w:r w:rsidR="00B73D45" w:rsidRPr="00F758B3">
        <w:rPr>
          <w:rFonts w:cstheme="minorHAnsi"/>
          <w:szCs w:val="20"/>
          <w:shd w:val="clear" w:color="auto" w:fill="FFFFFF"/>
        </w:rPr>
        <w:t xml:space="preserve">Other libraries used during this project utlise NumPy often returning NumPy arrays after specific functions. </w:t>
      </w:r>
      <w:r w:rsidR="000324D2" w:rsidRPr="00F758B3">
        <w:rPr>
          <w:rFonts w:cstheme="minorHAnsi"/>
          <w:szCs w:val="20"/>
          <w:shd w:val="clear" w:color="auto" w:fill="FFFFFF"/>
        </w:rPr>
        <w:t>During the training stages, images are rotated using NumPy’s rotate function.</w:t>
      </w:r>
    </w:p>
    <w:p w14:paraId="5EB18AF5" w14:textId="7363811F" w:rsidR="003C04A6" w:rsidRDefault="003C04A6" w:rsidP="000324D2">
      <w:pPr>
        <w:pStyle w:val="Heading3"/>
      </w:pPr>
      <w:bookmarkStart w:id="68" w:name="_Toc5894804"/>
      <w:r>
        <w:t>Matplotlib</w:t>
      </w:r>
      <w:bookmarkEnd w:id="68"/>
    </w:p>
    <w:p w14:paraId="60E6B599" w14:textId="2E4C9A30" w:rsidR="001C6621" w:rsidRPr="000324D2" w:rsidRDefault="000324D2" w:rsidP="000324D2">
      <w:r>
        <w:t>Matplotlib is a 2D plotting library that produces publication quality figures.</w:t>
      </w:r>
      <w:r w:rsidR="001C6621">
        <w:t xml:space="preserve"> During this project, I used its features to display results of classification to the user and allow them to interact with them using the libraries GUI. This allows them to zoom in and move Images and plots around as they wished. The user can also choose to save the output if they wish for later viewing.</w:t>
      </w:r>
    </w:p>
    <w:p w14:paraId="7C6313A9" w14:textId="4BDEB05A" w:rsidR="003C04A6" w:rsidRDefault="003C04A6" w:rsidP="001C6621">
      <w:pPr>
        <w:pStyle w:val="Heading3"/>
      </w:pPr>
      <w:bookmarkStart w:id="69" w:name="_Toc5894805"/>
      <w:r>
        <w:t>Tkinter</w:t>
      </w:r>
      <w:bookmarkEnd w:id="69"/>
    </w:p>
    <w:p w14:paraId="39203F44" w14:textId="5A532610" w:rsidR="001C6621" w:rsidRPr="001C6621" w:rsidRDefault="006A2148" w:rsidP="001C6621">
      <w:r>
        <w:t>Tkinter is the Python standard for GUI development. The library allows the development o</w:t>
      </w:r>
      <w:r w:rsidR="00DA26FA">
        <w:t xml:space="preserve">f complex windowed GUI’s. It allows the placement of buttons, labels, text boxes, images, radio buttons and </w:t>
      </w:r>
      <w:r w:rsidR="00F758B3">
        <w:t>drop-down</w:t>
      </w:r>
      <w:r w:rsidR="00DA26FA">
        <w:t xml:space="preserve"> menus. </w:t>
      </w:r>
      <w:r w:rsidR="00B73D45">
        <w:t>Tkinter also has GUI’s for functions such as file selection.</w:t>
      </w:r>
      <w:r w:rsidR="00F758B3">
        <w:t xml:space="preserve"> </w:t>
      </w:r>
    </w:p>
    <w:p w14:paraId="5637156D" w14:textId="46D0E4AF" w:rsidR="003C04A6" w:rsidRPr="00DA26FA" w:rsidRDefault="00DA26FA" w:rsidP="00DA26FA">
      <w:pPr>
        <w:pStyle w:val="Heading3"/>
      </w:pPr>
      <w:bookmarkStart w:id="70" w:name="_Toc5894806"/>
      <w:r>
        <w:lastRenderedPageBreak/>
        <w:t>PIL</w:t>
      </w:r>
      <w:bookmarkEnd w:id="70"/>
    </w:p>
    <w:p w14:paraId="51283A61" w14:textId="532DB352" w:rsidR="003075BD" w:rsidRDefault="00DA26FA" w:rsidP="00EA4A8A">
      <w:r>
        <w:t>PIL is python’s image library that adds support for opening and saving image</w:t>
      </w:r>
      <w:r w:rsidR="0057205A">
        <w:t>s in multiple image formats. The library contains functions to easily manipulate images and draw shapes/ text over them. The shape functions have been utilised in this project.</w:t>
      </w:r>
    </w:p>
    <w:p w14:paraId="1B45423C" w14:textId="77777777" w:rsidR="009E1D04" w:rsidRPr="00EA4A8A" w:rsidRDefault="009E1D04" w:rsidP="00EA4A8A"/>
    <w:p w14:paraId="00C48D9C" w14:textId="77777777" w:rsidR="005C6A69" w:rsidRDefault="005C6A69">
      <w:pPr>
        <w:rPr>
          <w:rFonts w:asciiTheme="majorHAnsi" w:eastAsiaTheme="majorEastAsia" w:hAnsiTheme="majorHAnsi" w:cstheme="majorBidi"/>
          <w:color w:val="2F5496" w:themeColor="accent1" w:themeShade="BF"/>
          <w:sz w:val="26"/>
          <w:szCs w:val="26"/>
        </w:rPr>
      </w:pPr>
      <w:r>
        <w:br w:type="page"/>
      </w:r>
    </w:p>
    <w:p w14:paraId="111C6CEF" w14:textId="4D563F3B" w:rsidR="00252BB0" w:rsidRDefault="00252BB0" w:rsidP="006A2A28">
      <w:pPr>
        <w:pStyle w:val="Heading2"/>
      </w:pPr>
      <w:bookmarkStart w:id="71" w:name="_Toc5894807"/>
      <w:r>
        <w:lastRenderedPageBreak/>
        <w:t xml:space="preserve">Data </w:t>
      </w:r>
      <w:r w:rsidR="006411A2">
        <w:t>set</w:t>
      </w:r>
      <w:bookmarkEnd w:id="71"/>
    </w:p>
    <w:p w14:paraId="2A995D1A" w14:textId="2F6B4F08" w:rsidR="00815069" w:rsidRDefault="00FF749D" w:rsidP="006977D1">
      <w:r>
        <w:t xml:space="preserve">For a computer to recognise an object, first you </w:t>
      </w:r>
      <w:r w:rsidR="00B74428">
        <w:t>must</w:t>
      </w:r>
      <w:r>
        <w:t xml:space="preserve"> teach it what the object looks like. There are many different learning techniques </w:t>
      </w:r>
      <w:r w:rsidR="00F758B3">
        <w:t xml:space="preserve">and methods to do this. The </w:t>
      </w:r>
      <w:r>
        <w:t xml:space="preserve">technique I chose to implement </w:t>
      </w:r>
      <w:r w:rsidR="00F758B3">
        <w:t>was</w:t>
      </w:r>
      <w:r>
        <w:t xml:space="preserve"> supervised learning. </w:t>
      </w:r>
      <w:r w:rsidR="0019734A">
        <w:t xml:space="preserve">To carry out supervised learning, a </w:t>
      </w:r>
      <w:r w:rsidR="00DE5905">
        <w:t>training</w:t>
      </w:r>
      <w:r w:rsidR="0019734A">
        <w:t xml:space="preserve"> set must be created. The </w:t>
      </w:r>
      <w:r w:rsidR="00DE5905">
        <w:t>training</w:t>
      </w:r>
      <w:r w:rsidR="0019734A">
        <w:t xml:space="preserve"> set </w:t>
      </w:r>
      <w:r w:rsidR="00F758B3">
        <w:t>must show an accurate representation of the object or the model will fail to understand</w:t>
      </w:r>
      <w:r w:rsidR="005C6A69">
        <w:t xml:space="preserve"> what it is identifying.</w:t>
      </w:r>
    </w:p>
    <w:p w14:paraId="72A4C32C" w14:textId="25BBE7EB" w:rsidR="00252BB0" w:rsidRDefault="00252BB0" w:rsidP="0019734A">
      <w:pPr>
        <w:pStyle w:val="Heading3"/>
      </w:pPr>
      <w:bookmarkStart w:id="72" w:name="_Toc5894808"/>
      <w:r>
        <w:t>Images</w:t>
      </w:r>
      <w:bookmarkEnd w:id="72"/>
    </w:p>
    <w:p w14:paraId="6F961418" w14:textId="10983D2F" w:rsidR="009E1D04" w:rsidRDefault="006977D1" w:rsidP="009E1D04">
      <w:r>
        <w:t>The data set cur</w:t>
      </w:r>
      <w:r w:rsidR="006821D9">
        <w:t xml:space="preserve">rently consists of 250 images of aircraft and 250 images of ground. </w:t>
      </w:r>
      <w:r w:rsidR="00D444B8">
        <w:t>Images were obtained from google earth by taking screenshots of airports</w:t>
      </w:r>
      <w:r w:rsidR="00CA5D19">
        <w:t xml:space="preserve"> and proceeding to crop</w:t>
      </w:r>
      <w:r w:rsidR="00D444B8">
        <w:t xml:space="preserve"> aircraft and ground</w:t>
      </w:r>
      <w:r w:rsidR="00CA5D19">
        <w:t xml:space="preserve">. Cropped images are then saved as </w:t>
      </w:r>
      <w:r w:rsidR="006411A2">
        <w:t>individual images.</w:t>
      </w:r>
      <w:r w:rsidR="00CF1FA1">
        <w:t xml:space="preserve"> Cropped images of aircraft have little empty space around them so that the SVM can focus primarily on the SVM.</w:t>
      </w:r>
      <w:r w:rsidR="006411A2">
        <w:t xml:space="preserve"> Examples of training images are shown in Figure 1.</w:t>
      </w:r>
    </w:p>
    <w:p w14:paraId="1C212670" w14:textId="2DA9BAF7" w:rsidR="006411A2" w:rsidRDefault="006411A2" w:rsidP="006411A2">
      <w:pPr>
        <w:keepNext/>
      </w:pPr>
      <w:r>
        <w:rPr>
          <w:noProof/>
          <w:lang w:eastAsia="en-GB"/>
        </w:rPr>
        <mc:AlternateContent>
          <mc:Choice Requires="wpg">
            <w:drawing>
              <wp:inline distT="0" distB="0" distL="0" distR="0" wp14:anchorId="00EF9AED" wp14:editId="206F9E53">
                <wp:extent cx="3162300" cy="1524000"/>
                <wp:effectExtent l="0" t="0" r="0" b="0"/>
                <wp:docPr id="3" name="Group 3"/>
                <wp:cNvGraphicFramePr/>
                <a:graphic xmlns:a="http://schemas.openxmlformats.org/drawingml/2006/main">
                  <a:graphicData uri="http://schemas.microsoft.com/office/word/2010/wordprocessingGroup">
                    <wpg:wgp>
                      <wpg:cNvGrpSpPr/>
                      <wpg:grpSpPr>
                        <a:xfrm>
                          <a:off x="0" y="0"/>
                          <a:ext cx="3162300" cy="1524000"/>
                          <a:chOff x="0" y="0"/>
                          <a:chExt cx="3162300" cy="1524000"/>
                        </a:xfrm>
                      </wpg:grpSpPr>
                      <pic:pic xmlns:pic="http://schemas.openxmlformats.org/drawingml/2006/picture">
                        <pic:nvPicPr>
                          <pic:cNvPr id="2" name="Picture 2" descr="M:\capstone_project\Images400x400\189.PNG"/>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flipH="1">
                            <a:off x="0" y="0"/>
                            <a:ext cx="1524000" cy="1524000"/>
                          </a:xfrm>
                          <a:prstGeom prst="rect">
                            <a:avLst/>
                          </a:prstGeom>
                          <a:noFill/>
                          <a:ln>
                            <a:noFill/>
                          </a:ln>
                        </pic:spPr>
                      </pic:pic>
                      <pic:pic xmlns:pic="http://schemas.openxmlformats.org/drawingml/2006/picture">
                        <pic:nvPicPr>
                          <pic:cNvPr id="1" name="Picture 1" descr="M:\capstone_project\Images400x400\36.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638300" y="0"/>
                            <a:ext cx="1524000" cy="1524000"/>
                          </a:xfrm>
                          <a:prstGeom prst="rect">
                            <a:avLst/>
                          </a:prstGeom>
                          <a:noFill/>
                          <a:ln>
                            <a:noFill/>
                          </a:ln>
                        </pic:spPr>
                      </pic:pic>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w:pict>
              <v:group w14:anchorId="6CA84C91" id="Group 3" o:spid="_x0000_s1026" style="width:249pt;height:120pt;mso-position-horizontal-relative:char;mso-position-vertical-relative:line" coordsize="31623,15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&#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15240;height:15240;flip:x;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">
                  <v:imagedata r:id="rId10" o:title="189"/>
                  <v:path arrowok="t"/>
                </v:shape>
                <v:shape id="Picture 1" o:spid="_x0000_s1028" type="#_x0000_t75" style="position:absolute;left:16383;width:15240;height:15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">
                  <v:imagedata r:id="rId11" o:title="36"/>
                  <v:path arrowok="t"/>
                </v:shape>
                <w10:anchorlock/>
              </v:group>
            </w:pict>
          </mc:Fallback>
        </mc:AlternateContent>
      </w:r>
    </w:p>
    <w:p w14:paraId="64F2DBE1" w14:textId="43CBA04F" w:rsidR="006411A2" w:rsidRDefault="006411A2" w:rsidP="006411A2">
      <w:pPr>
        <w:pStyle w:val="Caption"/>
      </w:pPr>
      <w:r>
        <w:t xml:space="preserve">Figure </w:t>
      </w:r>
      <w:fldSimple w:instr=" SEQ Figure \* ARABIC ">
        <w:r w:rsidR="00654E75">
          <w:rPr>
            <w:noProof/>
          </w:rPr>
          <w:t>1</w:t>
        </w:r>
      </w:fldSimple>
      <w:r>
        <w:t>: Image of ground (left) image of aircraft (right)</w:t>
      </w:r>
    </w:p>
    <w:p w14:paraId="03D5C547" w14:textId="4E2DB81E" w:rsidR="00EE7715" w:rsidRDefault="00F758B3" w:rsidP="00EE7715">
      <w:pPr>
        <w:pStyle w:val="Caption"/>
        <w:rPr>
          <w:i w:val="0"/>
          <w:color w:val="auto"/>
          <w:sz w:val="22"/>
        </w:rPr>
      </w:pPr>
      <w:r>
        <w:rPr>
          <w:i w:val="0"/>
          <w:color w:val="auto"/>
          <w:sz w:val="22"/>
        </w:rPr>
        <w:t xml:space="preserve">Originally, </w:t>
      </w:r>
      <w:r w:rsidR="006411A2">
        <w:rPr>
          <w:i w:val="0"/>
          <w:color w:val="auto"/>
          <w:sz w:val="22"/>
        </w:rPr>
        <w:t>I ensured</w:t>
      </w:r>
      <w:r w:rsidR="00D444B8" w:rsidRPr="006411A2">
        <w:rPr>
          <w:i w:val="0"/>
          <w:color w:val="auto"/>
          <w:sz w:val="22"/>
        </w:rPr>
        <w:t xml:space="preserve"> all images of aircraft were rotated so that the aircraft</w:t>
      </w:r>
      <w:r w:rsidR="006411A2" w:rsidRPr="006411A2">
        <w:rPr>
          <w:i w:val="0"/>
          <w:color w:val="auto"/>
          <w:sz w:val="22"/>
        </w:rPr>
        <w:t xml:space="preserve"> faced north</w:t>
      </w:r>
      <w:r w:rsidR="00CA5D19">
        <w:rPr>
          <w:i w:val="0"/>
          <w:color w:val="auto"/>
          <w:sz w:val="22"/>
        </w:rPr>
        <w:t>. All images were also of the same dimensions</w:t>
      </w:r>
      <w:r w:rsidR="006411A2">
        <w:rPr>
          <w:i w:val="0"/>
          <w:color w:val="auto"/>
          <w:sz w:val="22"/>
        </w:rPr>
        <w:t xml:space="preserve"> (400x400 px) ensuring training was fair and balanced</w:t>
      </w:r>
      <w:r w:rsidR="00CA5D19">
        <w:rPr>
          <w:i w:val="0"/>
          <w:color w:val="auto"/>
          <w:sz w:val="22"/>
        </w:rPr>
        <w:t xml:space="preserve"> and</w:t>
      </w:r>
      <w:r w:rsidR="003F2B37">
        <w:rPr>
          <w:i w:val="0"/>
          <w:color w:val="auto"/>
          <w:sz w:val="22"/>
        </w:rPr>
        <w:t xml:space="preserve"> are of the PNG format for simplicity</w:t>
      </w:r>
      <w:r w:rsidR="00CF1FA1">
        <w:rPr>
          <w:i w:val="0"/>
          <w:color w:val="auto"/>
          <w:sz w:val="22"/>
        </w:rPr>
        <w:t xml:space="preserve">. </w:t>
      </w:r>
    </w:p>
    <w:p w14:paraId="244BFB47" w14:textId="265CB7E8" w:rsidR="00EE7715" w:rsidRDefault="00EE7715" w:rsidP="00EE7715">
      <w:pPr>
        <w:pStyle w:val="Caption"/>
        <w:rPr>
          <w:i w:val="0"/>
          <w:color w:val="auto"/>
          <w:sz w:val="22"/>
        </w:rPr>
      </w:pPr>
      <w:r>
        <w:rPr>
          <w:i w:val="0"/>
          <w:color w:val="auto"/>
          <w:sz w:val="22"/>
        </w:rPr>
        <w:t>However,</w:t>
      </w:r>
      <w:r w:rsidR="001A41C7">
        <w:rPr>
          <w:i w:val="0"/>
          <w:color w:val="auto"/>
          <w:sz w:val="22"/>
        </w:rPr>
        <w:t xml:space="preserve"> after development of the image search classification method,</w:t>
      </w:r>
      <w:r>
        <w:rPr>
          <w:i w:val="0"/>
          <w:color w:val="auto"/>
          <w:sz w:val="22"/>
        </w:rPr>
        <w:t xml:space="preserve"> it quickly became apparent that aircraft in real life can exist in </w:t>
      </w:r>
      <w:r w:rsidR="00CF1FA1">
        <w:rPr>
          <w:i w:val="0"/>
          <w:color w:val="auto"/>
          <w:sz w:val="22"/>
        </w:rPr>
        <w:t>many different sizes and rotations relative to image image search criteria</w:t>
      </w:r>
      <w:r>
        <w:rPr>
          <w:i w:val="0"/>
          <w:color w:val="auto"/>
          <w:sz w:val="22"/>
        </w:rPr>
        <w:t xml:space="preserve">. </w:t>
      </w:r>
      <w:r w:rsidR="001F65F1">
        <w:rPr>
          <w:i w:val="0"/>
          <w:color w:val="auto"/>
          <w:sz w:val="22"/>
        </w:rPr>
        <w:t xml:space="preserve">At present, the user defines the search area size and movement settings meaning the </w:t>
      </w:r>
      <w:r w:rsidR="002E5D2B">
        <w:rPr>
          <w:i w:val="0"/>
          <w:color w:val="auto"/>
          <w:sz w:val="22"/>
        </w:rPr>
        <w:t>SVM</w:t>
      </w:r>
      <w:r w:rsidR="001F65F1">
        <w:rPr>
          <w:i w:val="0"/>
          <w:color w:val="auto"/>
          <w:sz w:val="22"/>
        </w:rPr>
        <w:t xml:space="preserve"> may not always have a perfect view of an aircraft.</w:t>
      </w:r>
      <w:r w:rsidR="005C6A69">
        <w:rPr>
          <w:i w:val="0"/>
          <w:color w:val="auto"/>
          <w:sz w:val="22"/>
        </w:rPr>
        <w:t xml:space="preserve"> The aircraft may appear off centre meaning the SVM will struggle to classify it. </w:t>
      </w:r>
      <w:r>
        <w:rPr>
          <w:i w:val="0"/>
          <w:color w:val="auto"/>
          <w:sz w:val="22"/>
        </w:rPr>
        <w:t>To overcome this problem,</w:t>
      </w:r>
      <w:r w:rsidR="00CF1FA1">
        <w:rPr>
          <w:i w:val="0"/>
          <w:color w:val="auto"/>
          <w:sz w:val="22"/>
        </w:rPr>
        <w:t xml:space="preserve"> I needed to generate a </w:t>
      </w:r>
      <w:r w:rsidR="001F65F1">
        <w:rPr>
          <w:i w:val="0"/>
          <w:color w:val="auto"/>
          <w:sz w:val="22"/>
        </w:rPr>
        <w:t>realistic</w:t>
      </w:r>
      <w:r w:rsidR="00CF1FA1">
        <w:rPr>
          <w:i w:val="0"/>
          <w:color w:val="auto"/>
          <w:sz w:val="22"/>
        </w:rPr>
        <w:t xml:space="preserve"> training set. To do this I </w:t>
      </w:r>
      <w:r w:rsidR="001F65F1">
        <w:rPr>
          <w:i w:val="0"/>
          <w:color w:val="auto"/>
          <w:sz w:val="22"/>
        </w:rPr>
        <w:t>gathered</w:t>
      </w:r>
      <w:r w:rsidR="00CF1FA1">
        <w:rPr>
          <w:i w:val="0"/>
          <w:color w:val="auto"/>
          <w:sz w:val="22"/>
        </w:rPr>
        <w:t xml:space="preserve"> images of</w:t>
      </w:r>
      <w:r>
        <w:rPr>
          <w:i w:val="0"/>
          <w:color w:val="auto"/>
          <w:sz w:val="22"/>
        </w:rPr>
        <w:t xml:space="preserve"> some aircraft </w:t>
      </w:r>
      <w:r w:rsidR="00CF1FA1">
        <w:rPr>
          <w:i w:val="0"/>
          <w:color w:val="auto"/>
          <w:sz w:val="22"/>
        </w:rPr>
        <w:t>at random rotations and of varying sizes therefore</w:t>
      </w:r>
      <w:r>
        <w:rPr>
          <w:i w:val="0"/>
          <w:color w:val="auto"/>
          <w:sz w:val="22"/>
        </w:rPr>
        <w:t xml:space="preserve"> fillin</w:t>
      </w:r>
      <w:r w:rsidR="000C2363">
        <w:rPr>
          <w:i w:val="0"/>
          <w:color w:val="auto"/>
          <w:sz w:val="22"/>
        </w:rPr>
        <w:t xml:space="preserve">g different amounts of the image. </w:t>
      </w:r>
      <w:r w:rsidR="001F65F1">
        <w:rPr>
          <w:i w:val="0"/>
          <w:color w:val="auto"/>
          <w:sz w:val="22"/>
        </w:rPr>
        <w:t xml:space="preserve">This gave the SVM a more realistic understanding of </w:t>
      </w:r>
      <w:r w:rsidR="005C6A69">
        <w:rPr>
          <w:i w:val="0"/>
          <w:color w:val="auto"/>
          <w:sz w:val="22"/>
        </w:rPr>
        <w:t xml:space="preserve">how an aircraft appears in real life. </w:t>
      </w:r>
    </w:p>
    <w:p w14:paraId="0A5056B7" w14:textId="4893EF95" w:rsidR="005C6A69" w:rsidRDefault="004F69F3" w:rsidP="005C6A69">
      <w:r>
        <w:t xml:space="preserve">To again simplify the realistic data set, I ensured each photo contained no more than one aircraft. If an image contained more than one aircraft, it would interpret an aircraft as an object of two or made of two aircraft combined. Figure 2 shows an example of this </w:t>
      </w:r>
      <w:r w:rsidR="00926F6A">
        <w:t>occurrence</w:t>
      </w:r>
      <w:r>
        <w:t>.</w:t>
      </w:r>
    </w:p>
    <w:p w14:paraId="781E1516" w14:textId="77777777" w:rsidR="004F69F3" w:rsidRDefault="004F69F3" w:rsidP="004F69F3">
      <w:pPr>
        <w:keepNext/>
      </w:pPr>
      <w:r>
        <w:rPr>
          <w:noProof/>
          <w:lang w:eastAsia="en-GB"/>
        </w:rPr>
        <w:drawing>
          <wp:inline distT="0" distB="0" distL="0" distR="0" wp14:anchorId="03830922" wp14:editId="1EA3A937">
            <wp:extent cx="1247278" cy="11887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l="28523" b="31879"/>
                    <a:stretch/>
                  </pic:blipFill>
                  <pic:spPr bwMode="auto">
                    <a:xfrm>
                      <a:off x="0" y="0"/>
                      <a:ext cx="1250983" cy="1192251"/>
                    </a:xfrm>
                    <a:prstGeom prst="rect">
                      <a:avLst/>
                    </a:prstGeom>
                    <a:noFill/>
                    <a:ln>
                      <a:noFill/>
                    </a:ln>
                    <a:extLst>
                      <a:ext uri="{53640926-AAD7-44D8-BBD7-CCE9431645EC}">
                        <a14:shadowObscured xmlns:a14="http://schemas.microsoft.com/office/drawing/2010/main"/>
                      </a:ext>
                    </a:extLst>
                  </pic:spPr>
                </pic:pic>
              </a:graphicData>
            </a:graphic>
          </wp:inline>
        </w:drawing>
      </w:r>
    </w:p>
    <w:p w14:paraId="7E081DE4" w14:textId="4E057BCA" w:rsidR="004F69F3" w:rsidRDefault="004F69F3" w:rsidP="00926F6A">
      <w:pPr>
        <w:pStyle w:val="Caption"/>
      </w:pPr>
      <w:r>
        <w:t xml:space="preserve">Figure </w:t>
      </w:r>
      <w:fldSimple w:instr=" SEQ Figure \* ARABIC ">
        <w:r w:rsidR="00654E75">
          <w:rPr>
            <w:noProof/>
          </w:rPr>
          <w:t>2</w:t>
        </w:r>
      </w:fldSimple>
      <w:r w:rsidR="00475A83">
        <w:t xml:space="preserve">: Image not included in data </w:t>
      </w:r>
      <w:r w:rsidR="00926F6A">
        <w:t>showing two aircraft</w:t>
      </w:r>
    </w:p>
    <w:p w14:paraId="26AB6AE5" w14:textId="54527889" w:rsidR="00926F6A" w:rsidRPr="00926F6A" w:rsidRDefault="00926F6A" w:rsidP="00926F6A">
      <w:r>
        <w:lastRenderedPageBreak/>
        <w:t xml:space="preserve">Images of aircraft with complicated surroundings such as complex </w:t>
      </w:r>
      <w:r w:rsidR="00654E75">
        <w:t>jet ways</w:t>
      </w:r>
      <w:r>
        <w:t xml:space="preserve">, terminals and </w:t>
      </w:r>
      <w:r w:rsidR="00EB2AD8">
        <w:t xml:space="preserve">vehicles in many cases were also disregarded. This is because it shifts the centre of attention of the SVM. The SVM will start to think an aircraft is an aircraft when it has an assortment of surrounding vehicles, buildings and </w:t>
      </w:r>
      <w:r w:rsidR="00654E75">
        <w:t>jet ways</w:t>
      </w:r>
      <w:r w:rsidR="00EB2AD8">
        <w:t xml:space="preserve"> in proximity. The idea behind the </w:t>
      </w:r>
    </w:p>
    <w:p w14:paraId="4F91AF57" w14:textId="079F6419" w:rsidR="00252BB0" w:rsidRDefault="00252BB0" w:rsidP="0019734A">
      <w:pPr>
        <w:pStyle w:val="Heading3"/>
      </w:pPr>
      <w:bookmarkStart w:id="73" w:name="_Toc5894809"/>
      <w:r>
        <w:t>Parsing</w:t>
      </w:r>
      <w:bookmarkEnd w:id="73"/>
    </w:p>
    <w:p w14:paraId="246273EC" w14:textId="5161836E" w:rsidR="009E1D04" w:rsidRDefault="003F2B37" w:rsidP="009E1D04">
      <w:r>
        <w:t>An image in computer science is regarded as an array</w:t>
      </w:r>
      <w:r w:rsidR="00614DBC">
        <w:t xml:space="preserve"> of values</w:t>
      </w:r>
      <w:r>
        <w:t xml:space="preserve">. Each field contains a value which is displayed onscreen as </w:t>
      </w:r>
      <w:r w:rsidR="00CA5D19">
        <w:t xml:space="preserve">a channels </w:t>
      </w:r>
      <w:r>
        <w:t>colour intensity. To train a machine learning model</w:t>
      </w:r>
      <w:r w:rsidR="00CA5D19">
        <w:t xml:space="preserve">, the training set is provided as an array of image data. The image data created by reading images from the file system using the OpenCV library. The OpenCV </w:t>
      </w:r>
      <w:r w:rsidR="00EE7715">
        <w:t xml:space="preserve">function to read images, returns a NumPy array of raw image data. The image data is then added to a large array containing other training data. The process is repeated for every image in the training set until the training data is contained in a single array. Concurrent to this process, a separate label array is filled with 1’s and 0’s. 1 = Aircraft, 0 = Ground. This array tells the SVM </w:t>
      </w:r>
      <w:r w:rsidR="00465F80">
        <w:t>which image belong</w:t>
      </w:r>
      <w:r w:rsidR="00EC4EF4">
        <w:t>s</w:t>
      </w:r>
      <w:r w:rsidR="00465F80">
        <w:t xml:space="preserve"> to which classifier.</w:t>
      </w:r>
    </w:p>
    <w:p w14:paraId="5FB6DB20" w14:textId="050139DD" w:rsidR="00926F6A" w:rsidRPr="009E1D04" w:rsidRDefault="00465F80" w:rsidP="009E1D04">
      <w:r>
        <w:t>To</w:t>
      </w:r>
      <w:r w:rsidR="002E5D2B">
        <w:t xml:space="preserve"> add an element of further realism,</w:t>
      </w:r>
      <w:r w:rsidR="00F336A1">
        <w:t xml:space="preserve"> the method that generates the training set for the large image search,</w:t>
      </w:r>
      <w:r w:rsidR="002E5D2B">
        <w:t xml:space="preserve"> </w:t>
      </w:r>
      <w:r w:rsidR="00F336A1">
        <w:t>manipulates images</w:t>
      </w:r>
      <w:r w:rsidR="002E5D2B">
        <w:t xml:space="preserve"> at random to remove any element of bias that may be incurred by the default training set. This is done before training. Images are rotated randomly by intervals of 90 degrees and then pre-processed (see next section). They are then added to the large training array.</w:t>
      </w:r>
    </w:p>
    <w:p w14:paraId="4F38BD00" w14:textId="5447AE32" w:rsidR="009E1D04" w:rsidRPr="00F350B7" w:rsidRDefault="009E1D04" w:rsidP="00F350B7">
      <w:pPr>
        <w:pStyle w:val="Heading2"/>
      </w:pPr>
      <w:bookmarkStart w:id="74" w:name="_Toc5894810"/>
      <w:r>
        <w:t>Pre-Processing</w:t>
      </w:r>
      <w:bookmarkEnd w:id="74"/>
    </w:p>
    <w:p w14:paraId="28F5230B" w14:textId="63FF3BD9" w:rsidR="009E1D04" w:rsidRDefault="00F336A1" w:rsidP="009E1D04">
      <w:r>
        <w:t xml:space="preserve">Pre-processing takes an image and extracts </w:t>
      </w:r>
      <w:r w:rsidR="00EB2AD8">
        <w:t xml:space="preserve">key </w:t>
      </w:r>
      <w:r>
        <w:t>information</w:t>
      </w:r>
      <w:r w:rsidR="00EB2AD8">
        <w:t xml:space="preserve"> about it. There are several pre-processing methods that are available and commonly used in machine learning.</w:t>
      </w:r>
      <w:r>
        <w:t xml:space="preserve"> </w:t>
      </w:r>
      <w:r w:rsidR="00EB2AD8">
        <w:t>Pre</w:t>
      </w:r>
      <w:r w:rsidR="00785DD7">
        <w:t>-</w:t>
      </w:r>
      <w:r w:rsidR="00EB2AD8">
        <w:t xml:space="preserve">processing </w:t>
      </w:r>
      <w:r>
        <w:t xml:space="preserve">is </w:t>
      </w:r>
      <w:r w:rsidR="00EB2AD8">
        <w:t xml:space="preserve">used </w:t>
      </w:r>
      <w:r>
        <w:t>to reduce the load on the machine learning model and only supply it with relevant information. When images aren’t pre-processed, the</w:t>
      </w:r>
      <w:r w:rsidR="00EB2AD8">
        <w:t xml:space="preserve"> machine learning model is often slow and inaccurate. This is because of the excess data provided to it. Image pre-processing creates a feature vector that describes an image. The feature vector is then provided to the machine learning model for training and evaluation.</w:t>
      </w:r>
    </w:p>
    <w:p w14:paraId="7AD512E0" w14:textId="6D742B55" w:rsidR="00252BB0" w:rsidRDefault="00252BB0" w:rsidP="006A2A28">
      <w:pPr>
        <w:pStyle w:val="Heading3"/>
      </w:pPr>
      <w:bookmarkStart w:id="75" w:name="_Toc5894811"/>
      <w:r>
        <w:t>Histogram of oriented gradients</w:t>
      </w:r>
      <w:bookmarkEnd w:id="75"/>
    </w:p>
    <w:p w14:paraId="1CAF5D6F" w14:textId="7EAFF0B5" w:rsidR="00785DD7" w:rsidRDefault="00785DD7" w:rsidP="00785DD7">
      <w:r>
        <w:t>Histogram of oriented gradients is the current pre-processing method used in the parsing stage</w:t>
      </w:r>
      <w:r w:rsidR="006E25D0">
        <w:t xml:space="preserve"> of the </w:t>
      </w:r>
      <w:r w:rsidR="0050156B">
        <w:t>aircraft detection program. HOG</w:t>
      </w:r>
      <w:r w:rsidR="006E25D0">
        <w:t xml:space="preserve"> </w:t>
      </w:r>
      <w:r w:rsidR="0050156B">
        <w:t xml:space="preserve">counts the occurrences in gradient orientation in localized </w:t>
      </w:r>
      <w:r w:rsidR="001D40FC">
        <w:t>cells</w:t>
      </w:r>
      <w:r w:rsidR="0050156B">
        <w:t xml:space="preserve">. </w:t>
      </w:r>
      <w:r w:rsidR="00EC4EF4">
        <w:t xml:space="preserve">The </w:t>
      </w:r>
      <w:r w:rsidR="001D40FC">
        <w:t>cells</w:t>
      </w:r>
      <w:r w:rsidR="00EC4EF4">
        <w:t xml:space="preserve"> are normalised </w:t>
      </w:r>
      <w:r w:rsidR="00B75E36">
        <w:t xml:space="preserve">in blocks </w:t>
      </w:r>
      <w:r w:rsidR="00EC4EF4">
        <w:t xml:space="preserve">using contrast normalisation. </w:t>
      </w:r>
      <w:r w:rsidR="00B75E36">
        <w:t>A</w:t>
      </w:r>
      <w:r w:rsidR="001D40FC">
        <w:t xml:space="preserve"> cell and blocks size can vary. Blocks can </w:t>
      </w:r>
      <w:r w:rsidR="00B75E36">
        <w:t xml:space="preserve">consist of any amount of </w:t>
      </w:r>
      <w:r w:rsidR="001D40FC">
        <w:t>cells</w:t>
      </w:r>
      <w:r w:rsidR="00B75E36">
        <w:t>.</w:t>
      </w:r>
      <w:r w:rsidR="00EC4EF4">
        <w:t xml:space="preserve"> </w:t>
      </w:r>
      <w:r w:rsidR="00B75E36">
        <w:t>In this case, the blocks cells are normalised to ensure the results have low variance</w:t>
      </w:r>
      <w:r w:rsidR="001D40FC">
        <w:t>.</w:t>
      </w:r>
    </w:p>
    <w:p w14:paraId="69A72401" w14:textId="43AFA43F" w:rsidR="00B75E36" w:rsidRDefault="001D40FC" w:rsidP="00785DD7">
      <w:r>
        <w:t>Contrast normalisation is a simple image enhancement technique that changes the range of image intensity values. Minimum and maximum values are supplied to a normalisation function which are applied to the image. This</w:t>
      </w:r>
      <w:r w:rsidR="00475A83">
        <w:t xml:space="preserve"> process is carried out to remove bias caused by</w:t>
      </w:r>
      <w:r>
        <w:t xml:space="preserve"> illumination and shadowing in the given image</w:t>
      </w:r>
      <w:r w:rsidR="00475A83">
        <w:t xml:space="preserve">. </w:t>
      </w:r>
    </w:p>
    <w:p w14:paraId="30A0021E" w14:textId="429BAD7C" w:rsidR="00475A83" w:rsidRDefault="00475A83" w:rsidP="00785DD7">
      <w:r>
        <w:t xml:space="preserve">After contrast normalisation is completed, the </w:t>
      </w:r>
      <w:r w:rsidR="002A427F">
        <w:t>next step is to create a histogram for every cell in the image</w:t>
      </w:r>
      <w:r w:rsidR="00216768">
        <w:t xml:space="preserve">. Once the histogram is created, the orientation can be calculated. The direction of the gradient is added to a feature vector. </w:t>
      </w:r>
    </w:p>
    <w:p w14:paraId="15A1E9EE" w14:textId="1A7BD2BD" w:rsidR="00216768" w:rsidRDefault="00475A83" w:rsidP="00785DD7">
      <w:r>
        <w:t>HOG was implemented in this program as it is widely used with SVM’s</w:t>
      </w:r>
      <w:r w:rsidR="00216768">
        <w:t xml:space="preserve"> for object detection. Figure 3 shows a visualisation of the HOG algorithm on </w:t>
      </w:r>
      <w:r w:rsidR="00402237">
        <w:t>an aircraft from the training set</w:t>
      </w:r>
      <w:r w:rsidR="00216768">
        <w:t>.</w:t>
      </w:r>
      <w:r w:rsidR="00402237" w:rsidRPr="00402237">
        <w:rPr>
          <w:noProof/>
          <w:lang w:eastAsia="en-GB"/>
        </w:rPr>
        <w:t xml:space="preserve"> </w:t>
      </w:r>
    </w:p>
    <w:p w14:paraId="2BCCAC0F" w14:textId="2AD9F202" w:rsidR="00475A83" w:rsidRDefault="00216768" w:rsidP="00785DD7">
      <w:r w:rsidRPr="00216768">
        <w:lastRenderedPageBreak/>
        <w:t xml:space="preserve"> </w:t>
      </w:r>
      <w:r w:rsidR="00402237">
        <w:rPr>
          <w:noProof/>
          <w:lang w:eastAsia="en-GB"/>
        </w:rPr>
        <mc:AlternateContent>
          <mc:Choice Requires="wpg">
            <w:drawing>
              <wp:inline distT="0" distB="0" distL="0" distR="0" wp14:anchorId="17756C65" wp14:editId="0ECC1205">
                <wp:extent cx="3295650" cy="2415540"/>
                <wp:effectExtent l="0" t="0" r="0" b="3810"/>
                <wp:docPr id="9" name="Group 9"/>
                <wp:cNvGraphicFramePr/>
                <a:graphic xmlns:a="http://schemas.openxmlformats.org/drawingml/2006/main">
                  <a:graphicData uri="http://schemas.microsoft.com/office/word/2010/wordprocessingGroup">
                    <wpg:wgp>
                      <wpg:cNvGrpSpPr/>
                      <wpg:grpSpPr>
                        <a:xfrm>
                          <a:off x="0" y="0"/>
                          <a:ext cx="3295650" cy="2415540"/>
                          <a:chOff x="0" y="0"/>
                          <a:chExt cx="3295650" cy="2415540"/>
                        </a:xfrm>
                      </wpg:grpSpPr>
                      <wps:wsp>
                        <wps:cNvPr id="8" name="Text Box 8"/>
                        <wps:cNvSpPr txBox="1"/>
                        <wps:spPr>
                          <a:xfrm>
                            <a:off x="38100" y="2009775"/>
                            <a:ext cx="3257550" cy="405765"/>
                          </a:xfrm>
                          <a:prstGeom prst="rect">
                            <a:avLst/>
                          </a:prstGeom>
                          <a:solidFill>
                            <a:prstClr val="white"/>
                          </a:solidFill>
                          <a:ln>
                            <a:noFill/>
                          </a:ln>
                        </wps:spPr>
                        <wps:txbx>
                          <w:txbxContent>
                            <w:p w14:paraId="35FEE10E" w14:textId="6A46BDCF" w:rsidR="00EA36F9" w:rsidRPr="0020086C" w:rsidRDefault="00EA36F9" w:rsidP="00402237">
                              <w:pPr>
                                <w:pStyle w:val="Caption"/>
                                <w:rPr>
                                  <w:noProof/>
                                </w:rPr>
                              </w:pPr>
                              <w:r>
                                <w:t xml:space="preserve">Figure </w:t>
                              </w:r>
                              <w:fldSimple w:instr=" SEQ Figure \* ARABIC ">
                                <w:r>
                                  <w:rPr>
                                    <w:noProof/>
                                  </w:rPr>
                                  <w:t>3</w:t>
                                </w:r>
                              </w:fldSimple>
                              <w:r>
                                <w:t>: Histogram of Oriented Gradients algorithm applied to a training image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g:cNvPr id="7" name="Group 7"/>
                        <wpg:cNvGrpSpPr/>
                        <wpg:grpSpPr>
                          <a:xfrm>
                            <a:off x="0" y="0"/>
                            <a:ext cx="3257550" cy="1929130"/>
                            <a:chOff x="0" y="0"/>
                            <a:chExt cx="3257550" cy="1929130"/>
                          </a:xfrm>
                        </wpg:grpSpPr>
                        <pic:pic xmlns:pic="http://schemas.openxmlformats.org/drawingml/2006/picture">
                          <pic:nvPicPr>
                            <pic:cNvPr id="5" name="Picture 5" descr="M:\capstone_project\Images400x400\1.png"/>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1647825" y="0"/>
                              <a:ext cx="1609725" cy="1924050"/>
                            </a:xfrm>
                            <a:prstGeom prst="rect">
                              <a:avLst/>
                            </a:prstGeom>
                            <a:noFill/>
                            <a:ln>
                              <a:noFill/>
                            </a:ln>
                          </pic:spPr>
                        </pic:pic>
                        <pic:pic xmlns:pic="http://schemas.openxmlformats.org/drawingml/2006/picture">
                          <pic:nvPicPr>
                            <pic:cNvPr id="6" name="Picture 5" descr="A picture containing photo&#10;&#10;Description automatically generated">
                              <a:extLst>
                                <a:ext uri="{FF2B5EF4-FFF2-40B4-BE49-F238E27FC236}">
                                  <a16:creationId xmlns:a16="http://schemas.microsoft.com/office/drawing/2014/main" id="{844841BB-1074-408B-96B6-A28905A479DC}"/>
                                </a:ext>
                              </a:extLst>
                            </pic:cNvPr>
                            <pic:cNvPicPr>
                              <a:picLocks noChangeAspect="1"/>
                            </pic:cNvPicPr>
                          </pic:nvPicPr>
                          <pic:blipFill rotWithShape="1">
                            <a:blip r:embed="rId14" cstate="print">
                              <a:extLst>
                                <a:ext uri="{28A0092B-C50C-407E-A947-70E740481C1C}">
                                  <a14:useLocalDpi xmlns:a14="http://schemas.microsoft.com/office/drawing/2010/main" val="0"/>
                                </a:ext>
                              </a:extLst>
                            </a:blip>
                            <a:srcRect l="56665" t="12012" r="12574" b="12012"/>
                            <a:stretch/>
                          </pic:blipFill>
                          <pic:spPr>
                            <a:xfrm>
                              <a:off x="0" y="0"/>
                              <a:ext cx="1609725" cy="1929130"/>
                            </a:xfrm>
                            <a:prstGeom prst="rect">
                              <a:avLst/>
                            </a:prstGeom>
                          </pic:spPr>
                        </pic:pic>
                      </wpg:grpSp>
                    </wpg:wgp>
                  </a:graphicData>
                </a:graphic>
              </wp:inline>
            </w:drawing>
          </mc:Choice>
          <mc:Fallback>
            <w:pict>
              <v:group w14:anchorId="17756C65" id="Group 9" o:spid="_x0000_s1026" style="width:259.5pt;height:190.2pt;mso-position-horizontal-relative:char;mso-position-vertical-relative:line" coordsize="32956,2415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">
                <v:shapetype id="_x0000_t202" coordsize="21600,21600" o:spt="202" path="m,l,21600r21600,l21600,xe">
                  <v:stroke joinstyle="miter"/>
                  <v:path gradientshapeok="t" o:connecttype="rect"/>
                </v:shapetype>
                <v:shape id="Text Box 8" o:spid="_x0000_s1027" type="#_x0000_t202" style="position:absolute;left:381;top:20097;width:32575;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35FEE10E" w14:textId="6A46BDCF" w:rsidR="00EA36F9" w:rsidRPr="0020086C" w:rsidRDefault="00EA36F9" w:rsidP="00402237">
                        <w:pPr>
                          <w:pStyle w:val="Caption"/>
                          <w:rPr>
                            <w:noProof/>
                          </w:rPr>
                        </w:pPr>
                        <w:r>
                          <w:t xml:space="preserve">Figure </w:t>
                        </w:r>
                        <w:fldSimple w:instr=" SEQ Figure \* ARABIC ">
                          <w:r>
                            <w:rPr>
                              <w:noProof/>
                            </w:rPr>
                            <w:t>3</w:t>
                          </w:r>
                        </w:fldSimple>
                        <w:r>
                          <w:t>: Histogram of Oriented Gradients algorithm applied to a training image</w:t>
                        </w:r>
                      </w:p>
                    </w:txbxContent>
                  </v:textbox>
                </v:shape>
                <v:group id="Group 7" o:spid="_x0000_s1028" style="position:absolute;width:32575;height:19291" coordsize="32575,19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9" type="#_x0000_t75" style="position:absolute;left:16478;width:16097;height:19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">
                    <v:imagedata r:id="rId15" o:title="1"/>
                    <v:path arrowok="t"/>
                  </v:shape>
                  <v:shape id="Picture 5" o:spid="_x0000_s1030" type="#_x0000_t75" alt="A picture containing photo&#10;&#10;Description automatically generated" style="position:absolute;width:16097;height:19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">
                    <v:imagedata r:id="rId16" o:title="A picture containing photo&#10;&#10;Description automatically generated" croptop="7872f" cropbottom="7872f" cropleft="37136f" cropright="8240f"/>
                    <v:path arrowok="t"/>
                  </v:shape>
                </v:group>
                <w10:anchorlock/>
              </v:group>
            </w:pict>
          </mc:Fallback>
        </mc:AlternateContent>
      </w:r>
    </w:p>
    <w:p w14:paraId="0626125E" w14:textId="5BD8ED52" w:rsidR="00564753" w:rsidRPr="00785DD7" w:rsidRDefault="00564753" w:rsidP="00785DD7">
      <w:r>
        <w:t>The sizes of the cells are used in the HOG algorithm in the aircraft recognition program are 16x16px. The blocks consist of only one cell as this is the default value. If the SVM’s predictions were not accurate enough, the block sized can be increased if necessary</w:t>
      </w:r>
      <w:r w:rsidR="006F61A9">
        <w:t xml:space="preserve"> to take make full use of contrast normalisation.</w:t>
      </w:r>
    </w:p>
    <w:p w14:paraId="05ACF101" w14:textId="72EF260E" w:rsidR="00252BB0" w:rsidRDefault="00252BB0" w:rsidP="006A2A28">
      <w:pPr>
        <w:pStyle w:val="Heading3"/>
      </w:pPr>
      <w:bookmarkStart w:id="76" w:name="_Toc5894812"/>
      <w:r>
        <w:t>Feature vector</w:t>
      </w:r>
      <w:bookmarkEnd w:id="76"/>
    </w:p>
    <w:p w14:paraId="176F5441" w14:textId="4A3BB64F" w:rsidR="00402237" w:rsidRDefault="00402237" w:rsidP="00216768">
      <w:r>
        <w:t>A feature vec</w:t>
      </w:r>
      <w:r w:rsidR="0053777F">
        <w:t>tor is a vector containing information describing an objects important details and characteristics. It can describe features and characteristics of a small area of an image or can describe an entire image. A feature can take many forms such as average density, centroid (</w:t>
      </w:r>
      <w:r w:rsidR="000D0F71">
        <w:t>centre</w:t>
      </w:r>
      <w:r w:rsidR="0053777F">
        <w:t xml:space="preserve"> of image where all medians intercept), </w:t>
      </w:r>
      <w:r w:rsidR="00AE222D">
        <w:t>pixel colour count, gradient magnitude and orientation.</w:t>
      </w:r>
      <w:r w:rsidR="00564753">
        <w:t xml:space="preserve"> </w:t>
      </w:r>
    </w:p>
    <w:p w14:paraId="38894077" w14:textId="6772B697" w:rsidR="006F61A9" w:rsidRDefault="00AE222D" w:rsidP="00216768">
      <w:r>
        <w:t>The feature vector produced by HOG in the aircraft recognition system contains number of blocks per row, number of blocks per column, number of cells per row, number of cells per column and number of orientations and, orientation of every cell processed.</w:t>
      </w:r>
      <w:r w:rsidR="00564753">
        <w:t xml:space="preserve"> Take an image with dimensions of 400x400px:</w:t>
      </w:r>
    </w:p>
    <w:tbl>
      <w:tblPr>
        <w:tblStyle w:val="TableGrid"/>
        <w:tblW w:w="0" w:type="auto"/>
        <w:tblLook w:val="04A0" w:firstRow="1" w:lastRow="0" w:firstColumn="1" w:lastColumn="0" w:noHBand="0" w:noVBand="1"/>
      </w:tblPr>
      <w:tblGrid>
        <w:gridCol w:w="2972"/>
        <w:gridCol w:w="3402"/>
        <w:gridCol w:w="2268"/>
      </w:tblGrid>
      <w:tr w:rsidR="006F61A9" w14:paraId="6ACE97B1" w14:textId="77777777" w:rsidTr="006F61A9">
        <w:tc>
          <w:tcPr>
            <w:tcW w:w="2972" w:type="dxa"/>
          </w:tcPr>
          <w:p w14:paraId="2B1BFD5D" w14:textId="37971689" w:rsidR="006F61A9" w:rsidRPr="006F61A9" w:rsidRDefault="006F61A9" w:rsidP="00216768">
            <w:pPr>
              <w:rPr>
                <w:b/>
              </w:rPr>
            </w:pPr>
            <w:r w:rsidRPr="006F61A9">
              <w:rPr>
                <w:b/>
              </w:rPr>
              <w:t>Image size: 400x 400px (RGB)</w:t>
            </w:r>
          </w:p>
        </w:tc>
        <w:tc>
          <w:tcPr>
            <w:tcW w:w="3402" w:type="dxa"/>
          </w:tcPr>
          <w:p w14:paraId="6BD394BA" w14:textId="753D501C" w:rsidR="006F61A9" w:rsidRPr="006F61A9" w:rsidRDefault="006F61A9" w:rsidP="006F61A9">
            <w:pPr>
              <w:jc w:val="center"/>
              <w:rPr>
                <w:b/>
              </w:rPr>
            </w:pPr>
            <w:r w:rsidRPr="006F61A9">
              <w:rPr>
                <w:b/>
              </w:rPr>
              <w:t>Calculation</w:t>
            </w:r>
          </w:p>
        </w:tc>
        <w:tc>
          <w:tcPr>
            <w:tcW w:w="2268" w:type="dxa"/>
          </w:tcPr>
          <w:p w14:paraId="2EFD8966" w14:textId="312DC726" w:rsidR="006F61A9" w:rsidRPr="006F61A9" w:rsidRDefault="006F61A9" w:rsidP="006F61A9">
            <w:pPr>
              <w:jc w:val="center"/>
              <w:rPr>
                <w:b/>
              </w:rPr>
            </w:pPr>
            <w:r>
              <w:rPr>
                <w:b/>
              </w:rPr>
              <w:t>Length</w:t>
            </w:r>
          </w:p>
        </w:tc>
      </w:tr>
      <w:tr w:rsidR="006F61A9" w14:paraId="47A6E8F1" w14:textId="77777777" w:rsidTr="006F61A9">
        <w:tc>
          <w:tcPr>
            <w:tcW w:w="2972" w:type="dxa"/>
          </w:tcPr>
          <w:p w14:paraId="76F35117" w14:textId="4521ADF9" w:rsidR="006F61A9" w:rsidRPr="006F61A9" w:rsidRDefault="006F61A9" w:rsidP="00216768">
            <w:pPr>
              <w:rPr>
                <w:b/>
              </w:rPr>
            </w:pPr>
            <w:r w:rsidRPr="006F61A9">
              <w:rPr>
                <w:b/>
              </w:rPr>
              <w:t>Image length flattened</w:t>
            </w:r>
          </w:p>
        </w:tc>
        <w:tc>
          <w:tcPr>
            <w:tcW w:w="3402" w:type="dxa"/>
          </w:tcPr>
          <w:p w14:paraId="6F7AE4A6" w14:textId="170E2948" w:rsidR="006F61A9" w:rsidRDefault="006F61A9" w:rsidP="006F61A9">
            <w:pPr>
              <w:jc w:val="center"/>
            </w:pPr>
            <w:r>
              <w:t>(400x400)x3</w:t>
            </w:r>
          </w:p>
        </w:tc>
        <w:tc>
          <w:tcPr>
            <w:tcW w:w="2268" w:type="dxa"/>
          </w:tcPr>
          <w:p w14:paraId="58A2B9E7" w14:textId="0C563F12" w:rsidR="006F61A9" w:rsidRDefault="006F61A9" w:rsidP="006F61A9">
            <w:pPr>
              <w:jc w:val="center"/>
            </w:pPr>
            <w:r>
              <w:t>480000</w:t>
            </w:r>
          </w:p>
        </w:tc>
      </w:tr>
      <w:tr w:rsidR="006F61A9" w14:paraId="0CBC2B6E" w14:textId="77777777" w:rsidTr="006F61A9">
        <w:tc>
          <w:tcPr>
            <w:tcW w:w="2972" w:type="dxa"/>
          </w:tcPr>
          <w:p w14:paraId="69434AC7" w14:textId="62168C6A" w:rsidR="006F61A9" w:rsidRPr="006F61A9" w:rsidRDefault="006F61A9" w:rsidP="00F350B7">
            <w:pPr>
              <w:rPr>
                <w:b/>
              </w:rPr>
            </w:pPr>
            <w:r w:rsidRPr="006F61A9">
              <w:rPr>
                <w:b/>
              </w:rPr>
              <w:t xml:space="preserve">Feature </w:t>
            </w:r>
            <w:r w:rsidR="00F350B7">
              <w:rPr>
                <w:b/>
              </w:rPr>
              <w:t>Vector</w:t>
            </w:r>
          </w:p>
        </w:tc>
        <w:tc>
          <w:tcPr>
            <w:tcW w:w="3402" w:type="dxa"/>
          </w:tcPr>
          <w:p w14:paraId="55989D57" w14:textId="4FBF9710" w:rsidR="006F61A9" w:rsidRDefault="006F61A9" w:rsidP="006F61A9">
            <w:pPr>
              <w:jc w:val="center"/>
            </w:pPr>
            <w:r>
              <w:t>(400x400)/16</w:t>
            </w:r>
          </w:p>
        </w:tc>
        <w:tc>
          <w:tcPr>
            <w:tcW w:w="2268" w:type="dxa"/>
          </w:tcPr>
          <w:p w14:paraId="5AD905C5" w14:textId="444E2402" w:rsidR="006F61A9" w:rsidRDefault="006F61A9" w:rsidP="006F61A9">
            <w:pPr>
              <w:jc w:val="center"/>
            </w:pPr>
            <w:r>
              <w:t>10000</w:t>
            </w:r>
          </w:p>
        </w:tc>
      </w:tr>
      <w:tr w:rsidR="006F61A9" w14:paraId="3683C568" w14:textId="77777777" w:rsidTr="006F61A9">
        <w:tc>
          <w:tcPr>
            <w:tcW w:w="2972" w:type="dxa"/>
          </w:tcPr>
          <w:p w14:paraId="4ED35305" w14:textId="5BDDE223" w:rsidR="006F61A9" w:rsidRPr="006F61A9" w:rsidRDefault="006F61A9" w:rsidP="006F61A9">
            <w:pPr>
              <w:rPr>
                <w:b/>
              </w:rPr>
            </w:pPr>
            <w:r>
              <w:rPr>
                <w:b/>
              </w:rPr>
              <w:t>Percentage d</w:t>
            </w:r>
            <w:r w:rsidRPr="006F61A9">
              <w:rPr>
                <w:b/>
              </w:rPr>
              <w:t>ifference</w:t>
            </w:r>
          </w:p>
        </w:tc>
        <w:tc>
          <w:tcPr>
            <w:tcW w:w="3402" w:type="dxa"/>
          </w:tcPr>
          <w:p w14:paraId="1C24CEE5" w14:textId="0481F0ED" w:rsidR="006F61A9" w:rsidRDefault="006F61A9" w:rsidP="006F61A9">
            <w:pPr>
              <w:jc w:val="center"/>
            </w:pPr>
            <w:r>
              <w:t>(480000-10000)/480000*100</w:t>
            </w:r>
          </w:p>
        </w:tc>
        <w:tc>
          <w:tcPr>
            <w:tcW w:w="2268" w:type="dxa"/>
          </w:tcPr>
          <w:p w14:paraId="4B21E621" w14:textId="5D1B0305" w:rsidR="006F61A9" w:rsidRDefault="000D0F71" w:rsidP="006F61A9">
            <w:pPr>
              <w:jc w:val="center"/>
            </w:pPr>
            <w:r>
              <w:t>-97% (470000)</w:t>
            </w:r>
          </w:p>
        </w:tc>
      </w:tr>
    </w:tbl>
    <w:p w14:paraId="32C992DC" w14:textId="560C7A81" w:rsidR="006F61A9" w:rsidRDefault="006F61A9" w:rsidP="00216768"/>
    <w:p w14:paraId="37C4936F" w14:textId="4B3AF45E" w:rsidR="000D0F71" w:rsidRDefault="000D0F71" w:rsidP="00216768">
      <w:r>
        <w:t>By applying the HOG algorithm before training, we can not only reduce the amount of information passed</w:t>
      </w:r>
      <w:r w:rsidR="00D02AFA">
        <w:t xml:space="preserve"> to the SVM by roughly </w:t>
      </w:r>
      <w:r>
        <w:t xml:space="preserve">97% but, </w:t>
      </w:r>
      <w:r w:rsidR="00D02AFA">
        <w:t>increase the</w:t>
      </w:r>
      <w:r>
        <w:t xml:space="preserve"> accuracy of the data passed to it. This plays a large part in computational comp</w:t>
      </w:r>
      <w:r w:rsidR="00D02AFA">
        <w:t xml:space="preserve">lexity as the training and classification of a single image is 48 times faster. It is argued the application of HOG can add complexity to the system however, HOG will not increase the complexity by </w:t>
      </w:r>
      <w:r w:rsidR="00A62CBE">
        <w:t xml:space="preserve">the </w:t>
      </w:r>
      <w:r w:rsidR="00D02AFA">
        <w:t>48 times</w:t>
      </w:r>
      <w:r w:rsidR="00A62CBE">
        <w:t xml:space="preserve"> it was reduced</w:t>
      </w:r>
      <w:r w:rsidR="00D02AFA">
        <w:t xml:space="preserve">. </w:t>
      </w:r>
      <w:r w:rsidR="00F350B7">
        <w:t>Figure 4 shows the difference between an aircraft and ground feature vector.</w:t>
      </w:r>
    </w:p>
    <w:p w14:paraId="5CFF7FCF" w14:textId="77777777" w:rsidR="00D02AFA" w:rsidRDefault="00D02AFA" w:rsidP="00D02AFA">
      <w:pPr>
        <w:keepNext/>
      </w:pPr>
      <w:r w:rsidRPr="00D02AFA">
        <w:rPr>
          <w:noProof/>
          <w:lang w:eastAsia="en-GB"/>
        </w:rPr>
        <w:lastRenderedPageBreak/>
        <w:drawing>
          <wp:inline distT="0" distB="0" distL="0" distR="0" wp14:anchorId="208CF11C" wp14:editId="5A0A8B39">
            <wp:extent cx="5598790" cy="2992370"/>
            <wp:effectExtent l="0" t="0" r="2540" b="0"/>
            <wp:docPr id="10" name="Picture 8" descr="A screenshot of a computer&#10;&#10;Description automatically generated">
              <a:extLst xmlns:a="http://schemas.openxmlformats.org/drawingml/2006/main">
                <a:ext uri="{FF2B5EF4-FFF2-40B4-BE49-F238E27FC236}">
                  <a16:creationId xmlns:a16="http://schemas.microsoft.com/office/drawing/2014/main" id="{2E8C2F0D-CE39-44B5-865F-7DA3759E5B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screenshot of a computer&#10;&#10;Description automatically generated">
                      <a:extLst>
                        <a:ext uri="{FF2B5EF4-FFF2-40B4-BE49-F238E27FC236}">
                          <a16:creationId xmlns:a16="http://schemas.microsoft.com/office/drawing/2014/main" id="{2E8C2F0D-CE39-44B5-865F-7DA3759E5B85}"/>
                        </a:ext>
                      </a:extLst>
                    </pic:cNvPr>
                    <pic:cNvPicPr>
                      <a:picLocks noChangeAspect="1"/>
                    </pic:cNvPicPr>
                  </pic:nvPicPr>
                  <pic:blipFill rotWithShape="1">
                    <a:blip r:embed="rId17">
                      <a:extLst>
                        <a:ext uri="{28A0092B-C50C-407E-A947-70E740481C1C}">
                          <a14:useLocalDpi xmlns:a14="http://schemas.microsoft.com/office/drawing/2010/main" val="0"/>
                        </a:ext>
                      </a:extLst>
                    </a:blip>
                    <a:srcRect l="7253" t="7873" r="7891" b="4332"/>
                    <a:stretch/>
                  </pic:blipFill>
                  <pic:spPr>
                    <a:xfrm>
                      <a:off x="0" y="0"/>
                      <a:ext cx="5598790" cy="2992370"/>
                    </a:xfrm>
                    <a:prstGeom prst="rect">
                      <a:avLst/>
                    </a:prstGeom>
                  </pic:spPr>
                </pic:pic>
              </a:graphicData>
            </a:graphic>
          </wp:inline>
        </w:drawing>
      </w:r>
    </w:p>
    <w:p w14:paraId="3C6CAC2F" w14:textId="578C4B5F" w:rsidR="00252BB0" w:rsidRDefault="00D02AFA" w:rsidP="00C9276C">
      <w:pPr>
        <w:pStyle w:val="Caption"/>
      </w:pPr>
      <w:r>
        <w:t xml:space="preserve">Figure </w:t>
      </w:r>
      <w:fldSimple w:instr=" SEQ Figure \* ARABIC ">
        <w:r w:rsidR="00654E75">
          <w:rPr>
            <w:noProof/>
          </w:rPr>
          <w:t>4</w:t>
        </w:r>
      </w:fldSimple>
      <w:r>
        <w:t xml:space="preserve">: Ground feature </w:t>
      </w:r>
      <w:r w:rsidR="00F350B7">
        <w:t>vector</w:t>
      </w:r>
      <w:r>
        <w:t xml:space="preserve"> (Red), Aircraft feature </w:t>
      </w:r>
      <w:r w:rsidR="00F350B7">
        <w:t>vector</w:t>
      </w:r>
      <w:r>
        <w:t xml:space="preserve"> (Blue)</w:t>
      </w:r>
      <w:r w:rsidR="00216768">
        <w:t xml:space="preserve"> </w:t>
      </w:r>
    </w:p>
    <w:p w14:paraId="76A5E8A6" w14:textId="1FF4E8C5" w:rsidR="00C9276C" w:rsidRDefault="00654E75">
      <w:pPr>
        <w:rPr>
          <w:rFonts w:asciiTheme="majorHAnsi" w:eastAsiaTheme="majorEastAsia" w:hAnsiTheme="majorHAnsi" w:cstheme="majorBidi"/>
          <w:color w:val="2F5496" w:themeColor="accent1" w:themeShade="BF"/>
          <w:sz w:val="26"/>
          <w:szCs w:val="26"/>
        </w:rPr>
      </w:pPr>
      <w:r>
        <w:t>Explain figure 4 here</w:t>
      </w:r>
      <w:r w:rsidR="00C9276C">
        <w:br w:type="page"/>
      </w:r>
    </w:p>
    <w:p w14:paraId="6205B73E" w14:textId="0D5E5314" w:rsidR="0019734A" w:rsidRDefault="00424290" w:rsidP="00D02AFA">
      <w:pPr>
        <w:pStyle w:val="Heading2"/>
      </w:pPr>
      <w:bookmarkStart w:id="77" w:name="_Toc5894813"/>
      <w:r>
        <w:lastRenderedPageBreak/>
        <w:t>Machine learning</w:t>
      </w:r>
      <w:bookmarkEnd w:id="77"/>
    </w:p>
    <w:p w14:paraId="0E7701B6" w14:textId="48985392" w:rsidR="00811CBA" w:rsidRDefault="00DB0515" w:rsidP="0019734A">
      <w:r>
        <w:t xml:space="preserve">Machine learning is an application of Artificial intelligence that allows computer to automatically learn and improve using statistical models, algorithms and access to data without explicit programming. </w:t>
      </w:r>
      <w:r w:rsidR="00811CBA">
        <w:t>Machine learning has multiple processes, the first being training. Training data is provided to the Machine learning model so it can observe the data and look for patterns. The more data fed to a machine learning model, the greater the understanding thus increase in accuracy. However, to get accurate and reliable results, the ML model must be passed reliable data otherwise its ability to predict correctly will be greatly flawed.</w:t>
      </w:r>
    </w:p>
    <w:p w14:paraId="5F77CA21" w14:textId="6CCF29E0" w:rsidR="00811CBA" w:rsidRDefault="00811CBA" w:rsidP="0019734A">
      <w:r>
        <w:t xml:space="preserve">After the training stage is completed, the ML model can be passed test data. The model can evaluate the test data and return a prediction. In our case, whether the image contains an aircraft or is purely ground. </w:t>
      </w:r>
      <w:r w:rsidR="009A40A1">
        <w:t xml:space="preserve">After predictions are made, if correct, can be added to the training set </w:t>
      </w:r>
      <w:r w:rsidR="00DC6735">
        <w:t>to improve accuracy.</w:t>
      </w:r>
    </w:p>
    <w:p w14:paraId="35A4795B" w14:textId="1DF8EF68" w:rsidR="00601DF1" w:rsidRDefault="006E1211" w:rsidP="0019734A">
      <w:r>
        <w:t xml:space="preserve">Optimisation is the final stage and can often make or break a ML models accuracy. Decision boundaries and functions created by the model can be altered by the input </w:t>
      </w:r>
      <w:r w:rsidR="006A6C2C">
        <w:t xml:space="preserve">variables such as C, gamma and </w:t>
      </w:r>
      <w:r>
        <w:t xml:space="preserve">kernel. </w:t>
      </w:r>
      <w:r w:rsidR="00601DF1">
        <w:t>These essentially define the way the model can make decisions. While ML can analyse vast quantities of data and quickly yet accurately make predictions, it requires a large amount of time and resources to train it correctly.</w:t>
      </w:r>
    </w:p>
    <w:p w14:paraId="3A3DFD71" w14:textId="1F634249" w:rsidR="0019734A" w:rsidRDefault="0019734A" w:rsidP="0019734A">
      <w:pPr>
        <w:pStyle w:val="Heading3"/>
      </w:pPr>
      <w:bookmarkStart w:id="78" w:name="_Toc5894814"/>
      <w:r>
        <w:t>Supervised learning</w:t>
      </w:r>
      <w:bookmarkEnd w:id="78"/>
    </w:p>
    <w:p w14:paraId="77DD3AF7" w14:textId="597D4E2A" w:rsidR="00601DF1" w:rsidRPr="00C9276C" w:rsidRDefault="0019734A" w:rsidP="0019734A">
      <w:pPr>
        <w:rPr>
          <w:rFonts w:cstheme="minorHAnsi"/>
          <w:shd w:val="clear" w:color="auto" w:fill="FFFFFF"/>
        </w:rPr>
      </w:pPr>
      <w:r w:rsidRPr="00C9276C">
        <w:t xml:space="preserve">Supervised learning is the </w:t>
      </w:r>
      <w:r w:rsidRPr="00C9276C">
        <w:rPr>
          <w:rFonts w:cstheme="minorHAnsi"/>
        </w:rPr>
        <w:t>process of providing a machine learning model with labelled training data</w:t>
      </w:r>
      <w:r w:rsidR="00DC6735" w:rsidRPr="00C9276C">
        <w:rPr>
          <w:rFonts w:cstheme="minorHAnsi"/>
        </w:rPr>
        <w:t xml:space="preserve">. </w:t>
      </w:r>
      <w:r w:rsidR="006E1211" w:rsidRPr="00C9276C">
        <w:rPr>
          <w:rFonts w:cstheme="minorHAnsi"/>
        </w:rPr>
        <w:t xml:space="preserve">The ML model </w:t>
      </w:r>
      <w:r w:rsidR="006E1211" w:rsidRPr="00C9276C">
        <w:rPr>
          <w:rFonts w:cstheme="minorHAnsi"/>
          <w:shd w:val="clear" w:color="auto" w:fill="FFFFFF"/>
        </w:rPr>
        <w:t>produces an inferred function to make predictions about the test data.</w:t>
      </w:r>
    </w:p>
    <w:p w14:paraId="1D415B5F" w14:textId="1DA94C64" w:rsidR="00601DF1" w:rsidRPr="00C9276C" w:rsidRDefault="00134833" w:rsidP="0019734A">
      <w:pPr>
        <w:rPr>
          <w:rFonts w:cstheme="minorHAnsi"/>
          <w:shd w:val="clear" w:color="auto" w:fill="FFFFFF"/>
        </w:rPr>
      </w:pPr>
      <w:r w:rsidRPr="00C9276C">
        <w:rPr>
          <w:rFonts w:cstheme="minorHAnsi"/>
          <w:shd w:val="clear" w:color="auto" w:fill="FFFFFF"/>
        </w:rPr>
        <w:t>A set of N training examples in the form</w:t>
      </w:r>
      <w:r w:rsidRPr="00C9276C">
        <w:rPr>
          <w:rFonts w:cstheme="minorHAnsi"/>
          <w:b/>
          <w:shd w:val="clear" w:color="auto" w:fill="FFFFFF"/>
        </w:rPr>
        <w:t xml:space="preserve"> {(x</w:t>
      </w:r>
      <w:r w:rsidRPr="00C9276C">
        <w:rPr>
          <w:rFonts w:cstheme="minorHAnsi"/>
          <w:b/>
          <w:shd w:val="clear" w:color="auto" w:fill="FFFFFF"/>
          <w:vertAlign w:val="subscript"/>
        </w:rPr>
        <w:t>1</w:t>
      </w:r>
      <w:r w:rsidRPr="00C9276C">
        <w:rPr>
          <w:rFonts w:cstheme="minorHAnsi"/>
          <w:b/>
          <w:shd w:val="clear" w:color="auto" w:fill="FFFFFF"/>
        </w:rPr>
        <w:t>, y</w:t>
      </w:r>
      <w:r w:rsidRPr="00C9276C">
        <w:rPr>
          <w:rFonts w:cstheme="minorHAnsi"/>
          <w:b/>
          <w:shd w:val="clear" w:color="auto" w:fill="FFFFFF"/>
          <w:vertAlign w:val="subscript"/>
        </w:rPr>
        <w:t>1</w:t>
      </w:r>
      <w:r w:rsidRPr="00C9276C">
        <w:rPr>
          <w:rFonts w:cstheme="minorHAnsi"/>
          <w:b/>
          <w:shd w:val="clear" w:color="auto" w:fill="FFFFFF"/>
        </w:rPr>
        <w:t>),…, (x</w:t>
      </w:r>
      <w:r w:rsidRPr="00C9276C">
        <w:rPr>
          <w:rFonts w:cstheme="minorHAnsi"/>
          <w:b/>
          <w:shd w:val="clear" w:color="auto" w:fill="FFFFFF"/>
          <w:vertAlign w:val="subscript"/>
        </w:rPr>
        <w:t>N</w:t>
      </w:r>
      <w:r w:rsidRPr="00C9276C">
        <w:rPr>
          <w:rFonts w:cstheme="minorHAnsi"/>
          <w:b/>
          <w:shd w:val="clear" w:color="auto" w:fill="FFFFFF"/>
        </w:rPr>
        <w:t>, y</w:t>
      </w:r>
      <w:r w:rsidRPr="00C9276C">
        <w:rPr>
          <w:rFonts w:cstheme="minorHAnsi"/>
          <w:b/>
          <w:shd w:val="clear" w:color="auto" w:fill="FFFFFF"/>
          <w:vertAlign w:val="subscript"/>
        </w:rPr>
        <w:t>N</w:t>
      </w:r>
      <w:r w:rsidRPr="00C9276C">
        <w:rPr>
          <w:rFonts w:cstheme="minorHAnsi"/>
          <w:b/>
          <w:shd w:val="clear" w:color="auto" w:fill="FFFFFF"/>
        </w:rPr>
        <w:t>)}</w:t>
      </w:r>
      <w:r w:rsidRPr="00C9276C">
        <w:rPr>
          <w:rFonts w:cstheme="minorHAnsi"/>
          <w:shd w:val="clear" w:color="auto" w:fill="FFFFFF"/>
        </w:rPr>
        <w:t xml:space="preserve">, </w:t>
      </w:r>
      <w:r w:rsidRPr="00C9276C">
        <w:rPr>
          <w:rFonts w:cstheme="minorHAnsi"/>
          <w:b/>
          <w:shd w:val="clear" w:color="auto" w:fill="FFFFFF"/>
        </w:rPr>
        <w:t>x</w:t>
      </w:r>
      <w:r w:rsidRPr="00C9276C">
        <w:rPr>
          <w:rFonts w:cstheme="minorHAnsi"/>
          <w:b/>
          <w:shd w:val="clear" w:color="auto" w:fill="FFFFFF"/>
          <w:vertAlign w:val="subscript"/>
        </w:rPr>
        <w:t>i</w:t>
      </w:r>
      <w:r w:rsidRPr="00C9276C">
        <w:rPr>
          <w:rFonts w:cstheme="minorHAnsi"/>
          <w:shd w:val="clear" w:color="auto" w:fill="FFFFFF"/>
          <w:vertAlign w:val="subscript"/>
        </w:rPr>
        <w:t xml:space="preserve"> </w:t>
      </w:r>
      <w:r w:rsidRPr="00C9276C">
        <w:rPr>
          <w:rFonts w:cstheme="minorHAnsi"/>
          <w:shd w:val="clear" w:color="auto" w:fill="FFFFFF"/>
        </w:rPr>
        <w:t xml:space="preserve">representing the feature vector provided by HOG pre-processing, </w:t>
      </w:r>
      <w:r w:rsidRPr="00C9276C">
        <w:rPr>
          <w:rFonts w:cstheme="minorHAnsi"/>
          <w:b/>
          <w:shd w:val="clear" w:color="auto" w:fill="FFFFFF"/>
        </w:rPr>
        <w:t>y</w:t>
      </w:r>
      <w:r w:rsidRPr="00C9276C">
        <w:rPr>
          <w:rFonts w:cstheme="minorHAnsi"/>
          <w:b/>
          <w:shd w:val="clear" w:color="auto" w:fill="FFFFFF"/>
          <w:vertAlign w:val="subscript"/>
        </w:rPr>
        <w:t>i</w:t>
      </w:r>
      <w:r w:rsidRPr="00C9276C">
        <w:rPr>
          <w:rFonts w:cstheme="minorHAnsi"/>
          <w:shd w:val="clear" w:color="auto" w:fill="FFFFFF"/>
        </w:rPr>
        <w:t xml:space="preserve"> being the label to accompany the data that in</w:t>
      </w:r>
      <w:r w:rsidR="005B6A8C" w:rsidRPr="00C9276C">
        <w:rPr>
          <w:rFonts w:cstheme="minorHAnsi"/>
          <w:shd w:val="clear" w:color="auto" w:fill="FFFFFF"/>
        </w:rPr>
        <w:t>forms the ML model of its class, the</w:t>
      </w:r>
      <w:r w:rsidRPr="00C9276C">
        <w:rPr>
          <w:rFonts w:cstheme="minorHAnsi"/>
          <w:shd w:val="clear" w:color="auto" w:fill="FFFFFF"/>
        </w:rPr>
        <w:t xml:space="preserve"> ML model will produce a function in the form </w:t>
      </w:r>
      <w:r w:rsidR="005B6A8C" w:rsidRPr="00C9276C">
        <w:rPr>
          <w:rFonts w:cstheme="minorHAnsi"/>
          <w:b/>
          <w:shd w:val="clear" w:color="auto" w:fill="FFFFFF"/>
        </w:rPr>
        <w:t>g</w:t>
      </w:r>
      <w:r w:rsidRPr="00C9276C">
        <w:rPr>
          <w:rFonts w:cstheme="minorHAnsi"/>
          <w:b/>
          <w:shd w:val="clear" w:color="auto" w:fill="FFFFFF"/>
        </w:rPr>
        <w:t xml:space="preserve"> : X -&gt; Y</w:t>
      </w:r>
      <w:r w:rsidRPr="00C9276C">
        <w:rPr>
          <w:rFonts w:cstheme="minorHAnsi"/>
          <w:shd w:val="clear" w:color="auto" w:fill="FFFFFF"/>
        </w:rPr>
        <w:t xml:space="preserve"> where </w:t>
      </w:r>
      <w:r w:rsidRPr="00C9276C">
        <w:rPr>
          <w:rFonts w:cstheme="minorHAnsi"/>
          <w:b/>
          <w:shd w:val="clear" w:color="auto" w:fill="FFFFFF"/>
        </w:rPr>
        <w:t>X</w:t>
      </w:r>
      <w:r w:rsidRPr="00C9276C">
        <w:rPr>
          <w:rFonts w:cstheme="minorHAnsi"/>
          <w:shd w:val="clear" w:color="auto" w:fill="FFFFFF"/>
        </w:rPr>
        <w:t xml:space="preserve"> is the input space and</w:t>
      </w:r>
      <w:r w:rsidRPr="00C9276C">
        <w:rPr>
          <w:rFonts w:cstheme="minorHAnsi"/>
          <w:b/>
          <w:shd w:val="clear" w:color="auto" w:fill="FFFFFF"/>
        </w:rPr>
        <w:t xml:space="preserve"> Y</w:t>
      </w:r>
      <w:r w:rsidRPr="00C9276C">
        <w:rPr>
          <w:rFonts w:cstheme="minorHAnsi"/>
          <w:shd w:val="clear" w:color="auto" w:fill="FFFFFF"/>
        </w:rPr>
        <w:t xml:space="preserve"> is the output space.</w:t>
      </w:r>
      <w:r w:rsidR="005B6A8C" w:rsidRPr="00C9276C">
        <w:rPr>
          <w:rFonts w:cstheme="minorHAnsi"/>
          <w:shd w:val="clear" w:color="auto" w:fill="FFFFFF"/>
        </w:rPr>
        <w:t xml:space="preserve"> The function</w:t>
      </w:r>
      <w:r w:rsidRPr="00C9276C">
        <w:rPr>
          <w:rFonts w:cstheme="minorHAnsi"/>
          <w:shd w:val="clear" w:color="auto" w:fill="FFFFFF"/>
        </w:rPr>
        <w:t xml:space="preserve"> </w:t>
      </w:r>
      <w:r w:rsidR="005B6A8C" w:rsidRPr="00C9276C">
        <w:rPr>
          <w:rFonts w:cstheme="minorHAnsi"/>
          <w:b/>
          <w:shd w:val="clear" w:color="auto" w:fill="FFFFFF"/>
        </w:rPr>
        <w:t xml:space="preserve">g </w:t>
      </w:r>
      <w:r w:rsidR="005B6A8C" w:rsidRPr="00C9276C">
        <w:rPr>
          <w:rFonts w:cstheme="minorHAnsi"/>
          <w:shd w:val="clear" w:color="auto" w:fill="FFFFFF"/>
        </w:rPr>
        <w:t xml:space="preserve">is referred to as the hypothesis space. Many ML algorithms are probabilistic meaning </w:t>
      </w:r>
      <w:r w:rsidR="005B6A8C" w:rsidRPr="00C9276C">
        <w:rPr>
          <w:rFonts w:cstheme="minorHAnsi"/>
          <w:b/>
          <w:shd w:val="clear" w:color="auto" w:fill="FFFFFF"/>
        </w:rPr>
        <w:t>g</w:t>
      </w:r>
      <w:r w:rsidR="005B6A8C" w:rsidRPr="00C9276C">
        <w:rPr>
          <w:rFonts w:cstheme="minorHAnsi"/>
          <w:shd w:val="clear" w:color="auto" w:fill="FFFFFF"/>
        </w:rPr>
        <w:t xml:space="preserve"> takes the form of a conditional probability model where </w:t>
      </w:r>
      <w:r w:rsidR="005B6A8C" w:rsidRPr="00C9276C">
        <w:rPr>
          <w:rFonts w:cstheme="minorHAnsi"/>
          <w:b/>
          <w:shd w:val="clear" w:color="auto" w:fill="FFFFFF"/>
        </w:rPr>
        <w:t>g(x) = P(y|x)</w:t>
      </w:r>
      <w:r w:rsidR="005B6A8C" w:rsidRPr="00C9276C">
        <w:rPr>
          <w:rFonts w:cstheme="minorHAnsi"/>
          <w:shd w:val="clear" w:color="auto" w:fill="FFFFFF"/>
        </w:rPr>
        <w:t xml:space="preserve">. The model returns its prediction based on the highest probability. </w:t>
      </w:r>
    </w:p>
    <w:p w14:paraId="3DF2B35A" w14:textId="556796A3" w:rsidR="0019734A" w:rsidRPr="00C9276C" w:rsidRDefault="006E1211" w:rsidP="0019734A">
      <w:r w:rsidRPr="00C9276C">
        <w:rPr>
          <w:rFonts w:cstheme="minorHAnsi"/>
          <w:shd w:val="clear" w:color="auto" w:fill="FFFFFF"/>
        </w:rPr>
        <w:t xml:space="preserve">To </w:t>
      </w:r>
      <w:r w:rsidRPr="00C9276C">
        <w:t xml:space="preserve">contrast, </w:t>
      </w:r>
      <w:r w:rsidR="005B6A8C" w:rsidRPr="00C9276C">
        <w:t>u</w:t>
      </w:r>
      <w:r w:rsidR="00DC6735" w:rsidRPr="00C9276C">
        <w:t xml:space="preserve">nsupervised </w:t>
      </w:r>
      <w:r w:rsidRPr="00C9276C">
        <w:t xml:space="preserve">learning </w:t>
      </w:r>
      <w:r w:rsidR="005B6A8C" w:rsidRPr="00C9276C">
        <w:t xml:space="preserve">allows </w:t>
      </w:r>
      <w:r w:rsidR="00DC6735" w:rsidRPr="00C9276C">
        <w:t xml:space="preserve">a computer to </w:t>
      </w:r>
      <w:r w:rsidR="005B6A8C" w:rsidRPr="00C9276C">
        <w:t xml:space="preserve">draw its inferences from </w:t>
      </w:r>
      <w:r w:rsidR="00DC6735" w:rsidRPr="00C9276C">
        <w:t xml:space="preserve">training </w:t>
      </w:r>
      <w:r w:rsidR="005B6A8C" w:rsidRPr="00C9276C">
        <w:t xml:space="preserve">data. This allows the ML model to group classes as it sees fit. </w:t>
      </w:r>
      <w:r w:rsidRPr="00C9276C">
        <w:t>Th</w:t>
      </w:r>
      <w:r w:rsidR="005B6A8C" w:rsidRPr="00C9276C">
        <w:t xml:space="preserve">is can yield unexpected results however after extensive training, become very accurate. </w:t>
      </w:r>
    </w:p>
    <w:p w14:paraId="455FAEF3" w14:textId="7DA30604" w:rsidR="00252BB0" w:rsidRDefault="00252BB0" w:rsidP="00B7203B">
      <w:pPr>
        <w:pStyle w:val="Heading3"/>
      </w:pPr>
      <w:bookmarkStart w:id="79" w:name="_Toc5894815"/>
      <w:r>
        <w:t>Support vector machines</w:t>
      </w:r>
      <w:bookmarkEnd w:id="79"/>
    </w:p>
    <w:p w14:paraId="722AD06B" w14:textId="7337149F" w:rsidR="00FF749D" w:rsidRDefault="00442C8D" w:rsidP="00FF749D">
      <w:r>
        <w:t>A Support vector machine is a supervised learning algorithm that analyses data. The common uses for SVM’s are classification and</w:t>
      </w:r>
      <w:r w:rsidR="00186B13">
        <w:t xml:space="preserve"> regression analysis. SVM’s are commonly used in real world problems such as protein classification, image classification, text classification and classification of handwritten characters. </w:t>
      </w:r>
    </w:p>
    <w:p w14:paraId="7F0EF495" w14:textId="75FE05A4" w:rsidR="005B6A8C" w:rsidRPr="00C9276C" w:rsidRDefault="00186B13" w:rsidP="00FF749D">
      <w:r w:rsidRPr="00C9276C">
        <w:t xml:space="preserve">A SVM is provided training data in the form </w:t>
      </w:r>
      <w:r w:rsidRPr="00C9276C">
        <w:rPr>
          <w:rFonts w:cstheme="minorHAnsi"/>
          <w:b/>
          <w:shd w:val="clear" w:color="auto" w:fill="FFFFFF"/>
        </w:rPr>
        <w:t>{(x</w:t>
      </w:r>
      <w:r w:rsidRPr="00C9276C">
        <w:rPr>
          <w:rFonts w:cstheme="minorHAnsi"/>
          <w:b/>
          <w:shd w:val="clear" w:color="auto" w:fill="FFFFFF"/>
          <w:vertAlign w:val="subscript"/>
        </w:rPr>
        <w:t>1</w:t>
      </w:r>
      <w:r w:rsidRPr="00C9276C">
        <w:rPr>
          <w:rFonts w:cstheme="minorHAnsi"/>
          <w:b/>
          <w:shd w:val="clear" w:color="auto" w:fill="FFFFFF"/>
        </w:rPr>
        <w:t>, y</w:t>
      </w:r>
      <w:r w:rsidRPr="00C9276C">
        <w:rPr>
          <w:rFonts w:cstheme="minorHAnsi"/>
          <w:b/>
          <w:shd w:val="clear" w:color="auto" w:fill="FFFFFF"/>
          <w:vertAlign w:val="subscript"/>
        </w:rPr>
        <w:t>1</w:t>
      </w:r>
      <w:r w:rsidRPr="00C9276C">
        <w:rPr>
          <w:rFonts w:cstheme="minorHAnsi"/>
          <w:b/>
          <w:shd w:val="clear" w:color="auto" w:fill="FFFFFF"/>
        </w:rPr>
        <w:t>),…, (x</w:t>
      </w:r>
      <w:r w:rsidRPr="00C9276C">
        <w:rPr>
          <w:rFonts w:cstheme="minorHAnsi"/>
          <w:b/>
          <w:shd w:val="clear" w:color="auto" w:fill="FFFFFF"/>
          <w:vertAlign w:val="subscript"/>
        </w:rPr>
        <w:t>N</w:t>
      </w:r>
      <w:r w:rsidRPr="00C9276C">
        <w:rPr>
          <w:rFonts w:cstheme="minorHAnsi"/>
          <w:b/>
          <w:shd w:val="clear" w:color="auto" w:fill="FFFFFF"/>
        </w:rPr>
        <w:t>, y</w:t>
      </w:r>
      <w:r w:rsidRPr="00C9276C">
        <w:rPr>
          <w:rFonts w:cstheme="minorHAnsi"/>
          <w:b/>
          <w:shd w:val="clear" w:color="auto" w:fill="FFFFFF"/>
          <w:vertAlign w:val="subscript"/>
        </w:rPr>
        <w:t>N</w:t>
      </w:r>
      <w:r w:rsidRPr="00C9276C">
        <w:rPr>
          <w:rFonts w:cstheme="minorHAnsi"/>
          <w:b/>
          <w:shd w:val="clear" w:color="auto" w:fill="FFFFFF"/>
        </w:rPr>
        <w:t>)}</w:t>
      </w:r>
      <w:r w:rsidRPr="00C9276C">
        <w:rPr>
          <w:rFonts w:cstheme="minorHAnsi"/>
          <w:shd w:val="clear" w:color="auto" w:fill="FFFFFF"/>
        </w:rPr>
        <w:t xml:space="preserve">, </w:t>
      </w:r>
      <w:r w:rsidRPr="00C9276C">
        <w:rPr>
          <w:rFonts w:cstheme="minorHAnsi"/>
          <w:b/>
          <w:shd w:val="clear" w:color="auto" w:fill="FFFFFF"/>
        </w:rPr>
        <w:t>x</w:t>
      </w:r>
      <w:r w:rsidRPr="00C9276C">
        <w:rPr>
          <w:rFonts w:cstheme="minorHAnsi"/>
          <w:b/>
          <w:shd w:val="clear" w:color="auto" w:fill="FFFFFF"/>
          <w:vertAlign w:val="subscript"/>
        </w:rPr>
        <w:t>i</w:t>
      </w:r>
      <w:r w:rsidRPr="00C9276C">
        <w:rPr>
          <w:rFonts w:cstheme="minorHAnsi"/>
          <w:shd w:val="clear" w:color="auto" w:fill="FFFFFF"/>
          <w:vertAlign w:val="subscript"/>
        </w:rPr>
        <w:t xml:space="preserve"> </w:t>
      </w:r>
      <w:r w:rsidRPr="00C9276C">
        <w:rPr>
          <w:rFonts w:cstheme="minorHAnsi"/>
          <w:shd w:val="clear" w:color="auto" w:fill="FFFFFF"/>
        </w:rPr>
        <w:t xml:space="preserve">representing the feature vector provided by HOG pre-processing, </w:t>
      </w:r>
      <w:r w:rsidRPr="00C9276C">
        <w:rPr>
          <w:rFonts w:cstheme="minorHAnsi"/>
          <w:b/>
          <w:shd w:val="clear" w:color="auto" w:fill="FFFFFF"/>
        </w:rPr>
        <w:t>y</w:t>
      </w:r>
      <w:r w:rsidRPr="00C9276C">
        <w:rPr>
          <w:rFonts w:cstheme="minorHAnsi"/>
          <w:b/>
          <w:shd w:val="clear" w:color="auto" w:fill="FFFFFF"/>
          <w:vertAlign w:val="subscript"/>
        </w:rPr>
        <w:t>i</w:t>
      </w:r>
      <w:r w:rsidRPr="00C9276C">
        <w:rPr>
          <w:rFonts w:cstheme="minorHAnsi"/>
          <w:shd w:val="clear" w:color="auto" w:fill="FFFFFF"/>
        </w:rPr>
        <w:t xml:space="preserve"> being the data’s label. </w:t>
      </w:r>
      <w:r w:rsidR="00A62CBE" w:rsidRPr="00C9276C">
        <w:rPr>
          <w:rFonts w:cstheme="minorHAnsi"/>
          <w:shd w:val="clear" w:color="auto" w:fill="FFFFFF"/>
        </w:rPr>
        <w:t xml:space="preserve">In our case, </w:t>
      </w:r>
      <w:r w:rsidR="00A62CBE" w:rsidRPr="00C9276C">
        <w:rPr>
          <w:rFonts w:cstheme="minorHAnsi"/>
          <w:b/>
          <w:shd w:val="clear" w:color="auto" w:fill="FFFFFF"/>
        </w:rPr>
        <w:t>x</w:t>
      </w:r>
      <w:r w:rsidR="00A62CBE" w:rsidRPr="00C9276C">
        <w:rPr>
          <w:rFonts w:cstheme="minorHAnsi"/>
          <w:b/>
          <w:shd w:val="clear" w:color="auto" w:fill="FFFFFF"/>
          <w:vertAlign w:val="subscript"/>
        </w:rPr>
        <w:t>i</w:t>
      </w:r>
      <w:r w:rsidR="00A62CBE" w:rsidRPr="00C9276C">
        <w:rPr>
          <w:rFonts w:cstheme="minorHAnsi"/>
          <w:shd w:val="clear" w:color="auto" w:fill="FFFFFF"/>
        </w:rPr>
        <w:t xml:space="preserve"> represents images of ground and </w:t>
      </w:r>
      <w:r w:rsidR="00A62CBE" w:rsidRPr="00C9276C">
        <w:rPr>
          <w:rFonts w:cstheme="minorHAnsi"/>
          <w:b/>
          <w:shd w:val="clear" w:color="auto" w:fill="FFFFFF"/>
        </w:rPr>
        <w:t>y</w:t>
      </w:r>
      <w:r w:rsidR="00A62CBE" w:rsidRPr="00C9276C">
        <w:rPr>
          <w:rFonts w:cstheme="minorHAnsi"/>
          <w:b/>
          <w:shd w:val="clear" w:color="auto" w:fill="FFFFFF"/>
          <w:vertAlign w:val="subscript"/>
        </w:rPr>
        <w:t xml:space="preserve">i </w:t>
      </w:r>
      <w:r w:rsidR="00A62CBE" w:rsidRPr="00C9276C">
        <w:rPr>
          <w:rFonts w:cstheme="minorHAnsi"/>
          <w:shd w:val="clear" w:color="auto" w:fill="FFFFFF"/>
        </w:rPr>
        <w:t xml:space="preserve">is either a 1 or 0 dependant on the human classification of </w:t>
      </w:r>
      <w:r w:rsidR="00C9276C">
        <w:rPr>
          <w:rFonts w:cstheme="minorHAnsi"/>
          <w:shd w:val="clear" w:color="auto" w:fill="FFFFFF"/>
        </w:rPr>
        <w:t>the</w:t>
      </w:r>
      <w:r w:rsidR="00A62CBE" w:rsidRPr="00C9276C">
        <w:rPr>
          <w:rFonts w:cstheme="minorHAnsi"/>
          <w:shd w:val="clear" w:color="auto" w:fill="FFFFFF"/>
        </w:rPr>
        <w:t xml:space="preserve"> image. </w:t>
      </w:r>
      <w:r w:rsidR="009B4C46" w:rsidRPr="00C9276C">
        <w:rPr>
          <w:rFonts w:cstheme="minorHAnsi"/>
          <w:shd w:val="clear" w:color="auto" w:fill="FFFFFF"/>
        </w:rPr>
        <w:t>The SVM plots a graph and plots feature vectors as individual points</w:t>
      </w:r>
      <w:r w:rsidR="006A6C2C">
        <w:rPr>
          <w:rFonts w:cstheme="minorHAnsi"/>
          <w:shd w:val="clear" w:color="auto" w:fill="FFFFFF"/>
        </w:rPr>
        <w:t xml:space="preserve"> after kernel processing</w:t>
      </w:r>
      <w:r w:rsidR="009B4C46" w:rsidRPr="00C9276C">
        <w:rPr>
          <w:rFonts w:cstheme="minorHAnsi"/>
          <w:shd w:val="clear" w:color="auto" w:fill="FFFFFF"/>
        </w:rPr>
        <w:t>. After all feature vectors</w:t>
      </w:r>
      <w:r w:rsidR="00C9276C" w:rsidRPr="00C9276C">
        <w:rPr>
          <w:rFonts w:cstheme="minorHAnsi"/>
          <w:shd w:val="clear" w:color="auto" w:fill="FFFFFF"/>
        </w:rPr>
        <w:t xml:space="preserve"> in the training set</w:t>
      </w:r>
      <w:r w:rsidR="009B4C46" w:rsidRPr="00C9276C">
        <w:rPr>
          <w:rFonts w:cstheme="minorHAnsi"/>
          <w:shd w:val="clear" w:color="auto" w:fill="FFFFFF"/>
        </w:rPr>
        <w:t xml:space="preserve"> are plotted, a hyperplane is plotted between classes. This graph</w:t>
      </w:r>
      <w:r w:rsidR="00C9276C">
        <w:rPr>
          <w:rFonts w:cstheme="minorHAnsi"/>
          <w:shd w:val="clear" w:color="auto" w:fill="FFFFFF"/>
        </w:rPr>
        <w:t xml:space="preserve"> can</w:t>
      </w:r>
      <w:r w:rsidR="009B4C46" w:rsidRPr="00C9276C">
        <w:rPr>
          <w:rFonts w:cstheme="minorHAnsi"/>
          <w:shd w:val="clear" w:color="auto" w:fill="FFFFFF"/>
        </w:rPr>
        <w:t xml:space="preserve"> </w:t>
      </w:r>
      <w:r w:rsidR="00C9276C">
        <w:rPr>
          <w:rFonts w:cstheme="minorHAnsi"/>
          <w:shd w:val="clear" w:color="auto" w:fill="FFFFFF"/>
        </w:rPr>
        <w:t>exist</w:t>
      </w:r>
      <w:r w:rsidR="009B4C46" w:rsidRPr="00C9276C">
        <w:rPr>
          <w:rFonts w:cstheme="minorHAnsi"/>
          <w:shd w:val="clear" w:color="auto" w:fill="FFFFFF"/>
        </w:rPr>
        <w:t xml:space="preserve"> in 3-Dim</w:t>
      </w:r>
      <w:r w:rsidR="00B50C10" w:rsidRPr="00C9276C">
        <w:rPr>
          <w:rFonts w:cstheme="minorHAnsi"/>
          <w:shd w:val="clear" w:color="auto" w:fill="FFFFFF"/>
        </w:rPr>
        <w:t>ensions</w:t>
      </w:r>
      <w:r w:rsidR="00C9276C">
        <w:rPr>
          <w:rFonts w:cstheme="minorHAnsi"/>
          <w:shd w:val="clear" w:color="auto" w:fill="FFFFFF"/>
        </w:rPr>
        <w:t xml:space="preserve"> the hyperplane can</w:t>
      </w:r>
      <w:r w:rsidR="00B50C10" w:rsidRPr="00C9276C">
        <w:rPr>
          <w:rFonts w:cstheme="minorHAnsi"/>
          <w:shd w:val="clear" w:color="auto" w:fill="FFFFFF"/>
        </w:rPr>
        <w:t xml:space="preserve"> </w:t>
      </w:r>
      <w:r w:rsidR="00C9276C">
        <w:rPr>
          <w:rFonts w:cstheme="minorHAnsi"/>
          <w:shd w:val="clear" w:color="auto" w:fill="FFFFFF"/>
        </w:rPr>
        <w:t>exist as a</w:t>
      </w:r>
      <w:r w:rsidR="00B50C10" w:rsidRPr="00C9276C">
        <w:rPr>
          <w:rFonts w:cstheme="minorHAnsi"/>
          <w:shd w:val="clear" w:color="auto" w:fill="FFFFFF"/>
        </w:rPr>
        <w:t xml:space="preserve">ny shape. </w:t>
      </w:r>
      <w:r w:rsidR="009B4C46" w:rsidRPr="00C9276C">
        <w:rPr>
          <w:rFonts w:cstheme="minorHAnsi"/>
          <w:shd w:val="clear" w:color="auto" w:fill="FFFFFF"/>
        </w:rPr>
        <w:t xml:space="preserve">This can be seen as something similar to a line of best fit. </w:t>
      </w:r>
      <w:r w:rsidR="00C9276C" w:rsidRPr="00C9276C">
        <w:t xml:space="preserve">An SVM can have as many hyperplanes as it wishes to group </w:t>
      </w:r>
      <w:r w:rsidR="00C9276C">
        <w:t>class</w:t>
      </w:r>
      <w:r w:rsidR="00C9276C" w:rsidRPr="00C9276C">
        <w:t>es.</w:t>
      </w:r>
      <w:r w:rsidR="00C9276C">
        <w:t xml:space="preserve"> The more hyperplanes present, the more complex classification becomes decision boundaries are challenged.</w:t>
      </w:r>
      <w:r w:rsidR="00C9276C" w:rsidRPr="00C9276C">
        <w:t xml:space="preserve"> </w:t>
      </w:r>
      <w:r w:rsidR="009B4C46" w:rsidRPr="00C9276C">
        <w:rPr>
          <w:rFonts w:cstheme="minorHAnsi"/>
          <w:shd w:val="clear" w:color="auto" w:fill="FFFFFF"/>
        </w:rPr>
        <w:t>Figure 5 shows an example of an SVM after training is completed.</w:t>
      </w:r>
      <w:r w:rsidR="009A26F3">
        <w:rPr>
          <w:rFonts w:cstheme="minorHAnsi"/>
          <w:shd w:val="clear" w:color="auto" w:fill="FFFFFF"/>
        </w:rPr>
        <w:t xml:space="preserve"> </w:t>
      </w:r>
    </w:p>
    <w:p w14:paraId="0191FD3A" w14:textId="77777777" w:rsidR="00C9276C" w:rsidRDefault="009B4C46" w:rsidP="00C9276C">
      <w:pPr>
        <w:keepNext/>
      </w:pPr>
      <w:r>
        <w:rPr>
          <w:noProof/>
          <w:lang w:eastAsia="en-GB"/>
        </w:rPr>
        <w:lastRenderedPageBreak/>
        <w:drawing>
          <wp:inline distT="0" distB="0" distL="0" distR="0" wp14:anchorId="7348AB80" wp14:editId="7998FEC0">
            <wp:extent cx="5731510" cy="3590638"/>
            <wp:effectExtent l="0" t="0" r="2540" b="0"/>
            <wp:docPr id="13" name="Picture 13" descr="Image result for s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sv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590638"/>
                    </a:xfrm>
                    <a:prstGeom prst="rect">
                      <a:avLst/>
                    </a:prstGeom>
                    <a:noFill/>
                    <a:ln>
                      <a:noFill/>
                    </a:ln>
                  </pic:spPr>
                </pic:pic>
              </a:graphicData>
            </a:graphic>
          </wp:inline>
        </w:drawing>
      </w:r>
    </w:p>
    <w:p w14:paraId="69207E1B" w14:textId="78EFDE14" w:rsidR="009B4C46" w:rsidRPr="00A62CBE" w:rsidRDefault="00C9276C" w:rsidP="00C9276C">
      <w:pPr>
        <w:pStyle w:val="Caption"/>
        <w:rPr>
          <w:rFonts w:cstheme="minorHAnsi"/>
          <w:sz w:val="21"/>
          <w:szCs w:val="21"/>
          <w:shd w:val="clear" w:color="auto" w:fill="FFFFFF"/>
        </w:rPr>
      </w:pPr>
      <w:r>
        <w:t xml:space="preserve">Figure </w:t>
      </w:r>
      <w:fldSimple w:instr=" SEQ Figure \* ARABIC ">
        <w:r w:rsidR="00654E75">
          <w:rPr>
            <w:noProof/>
          </w:rPr>
          <w:t>5</w:t>
        </w:r>
      </w:fldSimple>
      <w:r>
        <w:t>: An example of a support vector machine</w:t>
      </w:r>
      <w:r w:rsidR="009A26F3">
        <w:t xml:space="preserve"> [2]</w:t>
      </w:r>
    </w:p>
    <w:p w14:paraId="056F064B" w14:textId="5600CDDE" w:rsidR="00186B13" w:rsidRDefault="00B50C10" w:rsidP="00FF749D">
      <w:r>
        <w:t>To make predictions, the SVM is provided with an unseen test set</w:t>
      </w:r>
      <w:r w:rsidR="00C9276C">
        <w:t xml:space="preserve"> of feature vectors</w:t>
      </w:r>
      <w:r>
        <w:t xml:space="preserve">. This could be from a large image or smaller image. </w:t>
      </w:r>
      <w:r w:rsidR="00C9276C">
        <w:t xml:space="preserve">The SVM plots the feature vector and dependant on its position relative to the decision boundary, returns a probability and prediction. </w:t>
      </w:r>
    </w:p>
    <w:p w14:paraId="66EF8039" w14:textId="1FA578D5" w:rsidR="00FF749D" w:rsidRDefault="00FF749D" w:rsidP="00442C8D">
      <w:pPr>
        <w:pStyle w:val="Heading4"/>
      </w:pPr>
      <w:r>
        <w:t>Kernel</w:t>
      </w:r>
    </w:p>
    <w:p w14:paraId="2A194132" w14:textId="7A14706B" w:rsidR="00186B13" w:rsidRDefault="00186B13" w:rsidP="00186B13">
      <w:r>
        <w:t>The kernel is a set of mathematical functions tha</w:t>
      </w:r>
      <w:r w:rsidR="00A62CBE">
        <w:t>t</w:t>
      </w:r>
      <w:r>
        <w:t xml:space="preserve"> control the way an SVM classifies data. The</w:t>
      </w:r>
      <w:r w:rsidR="00A62CBE">
        <w:t>re are several commonly used kernels such as linear, non-linear</w:t>
      </w:r>
      <w:r w:rsidR="009B4C46">
        <w:t>, polynomial</w:t>
      </w:r>
      <w:r w:rsidR="00A62CBE">
        <w:t xml:space="preserve"> and Radial Basis Function. </w:t>
      </w:r>
      <w:r w:rsidR="00C9276C">
        <w:t>The kernel often defines the shape of the hyperplane</w:t>
      </w:r>
    </w:p>
    <w:p w14:paraId="7D29A25E" w14:textId="17CCF068" w:rsidR="00BB0DAF" w:rsidRDefault="00BB0DAF" w:rsidP="00186B13">
      <w:r>
        <w:t xml:space="preserve">This is the </w:t>
      </w:r>
      <w:r w:rsidR="00DD0807">
        <w:t>mathematical equation of the RBF kernel. RBF is commonly used as the default algorithm for ML models as it needs no prior knowledge about the dataset. Figure 6 shows the RBF kernel equation.</w:t>
      </w:r>
    </w:p>
    <w:p w14:paraId="2CF01A5D" w14:textId="77777777" w:rsidR="00DD0807" w:rsidRDefault="00BB0DAF" w:rsidP="00DD0807">
      <w:pPr>
        <w:keepNext/>
      </w:pPr>
      <w:r>
        <w:rPr>
          <w:noProof/>
          <w:lang w:eastAsia="en-GB"/>
        </w:rPr>
        <w:drawing>
          <wp:inline distT="0" distB="0" distL="0" distR="0" wp14:anchorId="14262FBD" wp14:editId="0D8719E2">
            <wp:extent cx="1960880" cy="428625"/>
            <wp:effectExtent l="0" t="0" r="1270" b="9525"/>
            <wp:docPr id="14" name="Picture 14" descr="Laplace RBF kernel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aplace RBF kernel equ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60880" cy="428625"/>
                    </a:xfrm>
                    <a:prstGeom prst="rect">
                      <a:avLst/>
                    </a:prstGeom>
                    <a:noFill/>
                    <a:ln>
                      <a:noFill/>
                    </a:ln>
                  </pic:spPr>
                </pic:pic>
              </a:graphicData>
            </a:graphic>
          </wp:inline>
        </w:drawing>
      </w:r>
    </w:p>
    <w:p w14:paraId="11CE6A3C" w14:textId="55BBFBF1" w:rsidR="00BB0DAF" w:rsidRDefault="00DD0807" w:rsidP="00DD0807">
      <w:pPr>
        <w:pStyle w:val="Caption"/>
      </w:pPr>
      <w:r>
        <w:t xml:space="preserve">Figure </w:t>
      </w:r>
      <w:fldSimple w:instr=" SEQ Figure \* ARABIC ">
        <w:r w:rsidR="00654E75">
          <w:rPr>
            <w:noProof/>
          </w:rPr>
          <w:t>6</w:t>
        </w:r>
      </w:fldSimple>
      <w:r>
        <w:t>: RBF kernel equation</w:t>
      </w:r>
    </w:p>
    <w:p w14:paraId="4959DA99" w14:textId="7FF7FCC5" w:rsidR="00ED0686" w:rsidRPr="00ED0686" w:rsidRDefault="00ED0686" w:rsidP="00ED0686">
      <w:r>
        <w:t xml:space="preserve">Feature vector </w:t>
      </w:r>
      <w:r>
        <w:rPr>
          <w:b/>
        </w:rPr>
        <w:t>x</w:t>
      </w:r>
      <w:r>
        <w:rPr>
          <w:b/>
          <w:vertAlign w:val="subscript"/>
        </w:rPr>
        <w:t>i</w:t>
      </w:r>
      <w:r>
        <w:t xml:space="preserve"> and label </w:t>
      </w:r>
      <w:r>
        <w:rPr>
          <w:b/>
        </w:rPr>
        <w:t>y</w:t>
      </w:r>
      <w:r>
        <w:rPr>
          <w:b/>
          <w:vertAlign w:val="subscript"/>
        </w:rPr>
        <w:t xml:space="preserve">i </w:t>
      </w:r>
      <w:r>
        <w:t xml:space="preserve">is passed to the RBF kernel </w:t>
      </w:r>
      <w:r w:rsidR="006A6C2C">
        <w:t>function. After computation is completed, the kernel returns coordinates to be plotted by the SVM. This equation is computed for every feature vector provided to the SVM during training and testing stage.</w:t>
      </w:r>
    </w:p>
    <w:p w14:paraId="70C4AECD" w14:textId="4837EEDA" w:rsidR="00FF749D" w:rsidRDefault="00FF749D" w:rsidP="00442C8D">
      <w:pPr>
        <w:pStyle w:val="Heading4"/>
      </w:pPr>
      <w:r>
        <w:t>Hyper parameters and decision boundaries</w:t>
      </w:r>
    </w:p>
    <w:p w14:paraId="1DDBA8C5" w14:textId="5805B29A" w:rsidR="00530F99" w:rsidRDefault="00DD0807" w:rsidP="00A62CBE">
      <w:r>
        <w:t>The SVM can take parameters that help define decision boundaries.</w:t>
      </w:r>
      <w:r w:rsidR="006A6C2C">
        <w:t xml:space="preserve"> For many applications, the default values provided by the algorithm can be used. However, dependant on the type of data and shape, these may need to be tuned.</w:t>
      </w:r>
    </w:p>
    <w:p w14:paraId="1835ABC5" w14:textId="5FE6AF49" w:rsidR="00530F99" w:rsidRDefault="00DD0807" w:rsidP="009A26F3">
      <w:r w:rsidRPr="006A6C2C">
        <w:rPr>
          <w:b/>
        </w:rPr>
        <w:lastRenderedPageBreak/>
        <w:t>C</w:t>
      </w:r>
      <w:r>
        <w:t xml:space="preserve"> </w:t>
      </w:r>
      <w:r w:rsidR="00530F99">
        <w:t>is</w:t>
      </w:r>
      <w:r>
        <w:t xml:space="preserve"> penalty parameter </w:t>
      </w:r>
      <w:r w:rsidR="00530F99">
        <w:t>of the error term. This controls the distance of the margin</w:t>
      </w:r>
      <w:r w:rsidR="009A26F3">
        <w:t xml:space="preserve">s </w:t>
      </w:r>
      <w:r w:rsidR="00530F99">
        <w:t>from the hyperplane that ignores feat</w:t>
      </w:r>
      <w:r w:rsidR="009A26F3">
        <w:t>ures that may have some form of error during training. Margins are shown either side of the yellow dotted line in Figure 5</w:t>
      </w:r>
    </w:p>
    <w:p w14:paraId="540A24E8" w14:textId="7614E82A" w:rsidR="00AC4D27" w:rsidRDefault="00180EF6" w:rsidP="00A62CBE">
      <w:r w:rsidRPr="006A6C2C">
        <w:rPr>
          <w:b/>
        </w:rPr>
        <w:t>gamma</w:t>
      </w:r>
      <w:r>
        <w:t xml:space="preserve"> is the </w:t>
      </w:r>
      <w:r w:rsidR="00530F99">
        <w:t xml:space="preserve">coefficient </w:t>
      </w:r>
      <w:r>
        <w:t xml:space="preserve">used in </w:t>
      </w:r>
      <w:r w:rsidR="00530F99">
        <w:t>the RBF kernel</w:t>
      </w:r>
      <w:r>
        <w:t xml:space="preserve"> along with many others</w:t>
      </w:r>
      <w:r w:rsidR="009A26F3">
        <w:t>. A high gamma value leads</w:t>
      </w:r>
      <w:r w:rsidR="00AC4D27">
        <w:t xml:space="preserve"> to high bias and low variance where as a low gamma variance leads to a small bias and high variance.</w:t>
      </w:r>
    </w:p>
    <w:p w14:paraId="3930F8F3" w14:textId="7D951A00" w:rsidR="00A62CBE" w:rsidRPr="00A62CBE" w:rsidRDefault="00AC4D27" w:rsidP="00A62CBE">
      <w:r>
        <w:t>A hyperplanes margin is regarded as soft when it ignores features close to the hyperplane. This often leads to a better fit and overall increase in accuracy in many cases. A margin is hard when a it ignores no features and tries to divide classes perfectly down the middle.</w:t>
      </w:r>
    </w:p>
    <w:p w14:paraId="314BD37F" w14:textId="77777777" w:rsidR="00FF749D" w:rsidRDefault="00FF749D" w:rsidP="00442C8D">
      <w:pPr>
        <w:pStyle w:val="Heading4"/>
      </w:pPr>
      <w:r>
        <w:t>Tuning</w:t>
      </w:r>
    </w:p>
    <w:p w14:paraId="7310DB02" w14:textId="70CA6B3F" w:rsidR="009B4C46" w:rsidRDefault="00A62CBE" w:rsidP="00FF749D">
      <w:r>
        <w:t xml:space="preserve">To optimally tune hyper parameters, a grid search algorithm is used. Grid search takes a set of </w:t>
      </w:r>
      <w:r w:rsidR="00DD0807">
        <w:t>seemingly random</w:t>
      </w:r>
      <w:r>
        <w:t xml:space="preserve"> values and passes them to the SVM.</w:t>
      </w:r>
      <w:r w:rsidR="00DD0807">
        <w:t xml:space="preserve"> In our case, C and gamma values are generated by decrementing from 10 and 1 respectively. </w:t>
      </w:r>
      <w:r>
        <w:t xml:space="preserve">The SVM is trained using its own data set and then tested. The grid search algorithm </w:t>
      </w:r>
      <w:r w:rsidR="006A6C2C">
        <w:t>cross checks the prediction</w:t>
      </w:r>
      <w:r>
        <w:t xml:space="preserve"> from </w:t>
      </w:r>
      <w:r w:rsidR="006A6C2C">
        <w:t xml:space="preserve">the </w:t>
      </w:r>
      <w:r>
        <w:t xml:space="preserve">SVM </w:t>
      </w:r>
      <w:r w:rsidR="006A6C2C">
        <w:t>with the human classifications obtained and data collection. Based on the highest scoring combination of C and gamma with the given test set, the algorithm chooses</w:t>
      </w:r>
      <w:r>
        <w:t xml:space="preserve"> </w:t>
      </w:r>
      <w:r w:rsidR="009B4C46">
        <w:t>the optimal input parameters.</w:t>
      </w:r>
      <w:r w:rsidR="00DD0807">
        <w:t xml:space="preserve"> </w:t>
      </w:r>
      <w:r w:rsidR="00ED0686">
        <w:t>We now know the values of C and gamma are optimised specifically for the purpose of classifying aircraft and ground images.</w:t>
      </w:r>
    </w:p>
    <w:p w14:paraId="07DCF94D" w14:textId="7C6DCD3F" w:rsidR="00180EF6" w:rsidRPr="00180EF6" w:rsidRDefault="00180EF6" w:rsidP="00FF749D">
      <w:r>
        <w:rPr>
          <w:i/>
        </w:rPr>
        <w:t>INSER</w:t>
      </w:r>
      <w:r>
        <w:t>T TUNING DATA HERE</w:t>
      </w:r>
    </w:p>
    <w:p w14:paraId="1E7B52DE" w14:textId="55B1E2D2" w:rsidR="00AC4D27" w:rsidRDefault="00180EF6" w:rsidP="00AC4D27">
      <w:pPr>
        <w:pStyle w:val="Heading4"/>
      </w:pPr>
      <w:r>
        <w:t xml:space="preserve">Under and </w:t>
      </w:r>
      <w:r w:rsidR="00AC4D27">
        <w:t>Over fitting</w:t>
      </w:r>
    </w:p>
    <w:p w14:paraId="6ACEE156" w14:textId="3485011D" w:rsidR="007169B1" w:rsidRDefault="00180EF6" w:rsidP="00FF749D">
      <w:r>
        <w:t xml:space="preserve">Under and </w:t>
      </w:r>
      <w:r w:rsidR="001A3EFE">
        <w:t>o</w:t>
      </w:r>
      <w:r w:rsidR="00AC4D27">
        <w:t>ver fitting occurs</w:t>
      </w:r>
      <w:r w:rsidR="007169B1">
        <w:t xml:space="preserve"> when the hyperplane divides classes too closely</w:t>
      </w:r>
      <w:r>
        <w:t xml:space="preserve"> or too loosely</w:t>
      </w:r>
      <w:r w:rsidR="007169B1">
        <w:t xml:space="preserve">. Figure 7 shows different types of fits. </w:t>
      </w:r>
    </w:p>
    <w:p w14:paraId="1DC02162" w14:textId="77777777" w:rsidR="007169B1" w:rsidRDefault="007169B1" w:rsidP="007169B1">
      <w:pPr>
        <w:keepNext/>
      </w:pPr>
      <w:r>
        <w:rPr>
          <w:noProof/>
          <w:lang w:eastAsia="en-GB"/>
        </w:rPr>
        <w:drawing>
          <wp:inline distT="0" distB="0" distL="0" distR="0" wp14:anchorId="7B57CC01" wp14:editId="287BD5CE">
            <wp:extent cx="5731510" cy="1992018"/>
            <wp:effectExtent l="0" t="0" r="2540" b="8255"/>
            <wp:docPr id="11" name="Picture 11" descr="Image result for what is over fi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hat is over fitti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1992018"/>
                    </a:xfrm>
                    <a:prstGeom prst="rect">
                      <a:avLst/>
                    </a:prstGeom>
                    <a:noFill/>
                    <a:ln>
                      <a:noFill/>
                    </a:ln>
                  </pic:spPr>
                </pic:pic>
              </a:graphicData>
            </a:graphic>
          </wp:inline>
        </w:drawing>
      </w:r>
    </w:p>
    <w:p w14:paraId="6ECD725B" w14:textId="03245039" w:rsidR="007169B1" w:rsidRDefault="007169B1" w:rsidP="007169B1">
      <w:pPr>
        <w:pStyle w:val="Caption"/>
      </w:pPr>
      <w:r>
        <w:t xml:space="preserve">Figure </w:t>
      </w:r>
      <w:fldSimple w:instr=" SEQ Figure \* ARABIC ">
        <w:r w:rsidR="00654E75">
          <w:rPr>
            <w:noProof/>
          </w:rPr>
          <w:t>7</w:t>
        </w:r>
      </w:fldSimple>
      <w:r>
        <w:t>: SVM hyperplane fit examples [3]</w:t>
      </w:r>
    </w:p>
    <w:p w14:paraId="769EEA9B" w14:textId="6C98F82B" w:rsidR="00DD0807" w:rsidRDefault="007169B1" w:rsidP="00FF749D">
      <w:r>
        <w:t xml:space="preserve">When a ML model is </w:t>
      </w:r>
      <w:r w:rsidR="00EB18B8">
        <w:t>over fitted</w:t>
      </w:r>
      <w:r>
        <w:t>, it makes it difficult for future predictions to be accurate as they must fit a very specific criteria</w:t>
      </w:r>
      <w:r w:rsidR="00180EF6">
        <w:t xml:space="preserve"> therefore often fail to reach the correct result</w:t>
      </w:r>
      <w:r>
        <w:t>.</w:t>
      </w:r>
      <w:r w:rsidR="00BF7AB3">
        <w:t xml:space="preserve"> Overfitting occurs when a hyperplanes margin </w:t>
      </w:r>
      <w:r w:rsidR="001A3EFE">
        <w:t xml:space="preserve">is </w:t>
      </w:r>
      <w:r w:rsidR="00BF7AB3">
        <w:t>hard.</w:t>
      </w:r>
      <w:r w:rsidR="00180EF6">
        <w:t xml:space="preserve"> </w:t>
      </w:r>
    </w:p>
    <w:p w14:paraId="43757691" w14:textId="791854B5" w:rsidR="001A3EFE" w:rsidRDefault="001A3EFE" w:rsidP="00FF749D">
      <w:r>
        <w:t xml:space="preserve">Under fitting occurs when the ML model fails to gain an understanding of the underlying </w:t>
      </w:r>
      <w:r w:rsidR="00ED0686">
        <w:t>structure</w:t>
      </w:r>
      <w:r>
        <w:t xml:space="preserve">. </w:t>
      </w:r>
      <w:r w:rsidR="00ED0686">
        <w:t xml:space="preserve">This can be a result of selecting the wrong kernel with the shape of the data provided at training. </w:t>
      </w:r>
    </w:p>
    <w:p w14:paraId="297AC60B" w14:textId="7D80FB3A" w:rsidR="00FF749D" w:rsidRDefault="00252BB0" w:rsidP="00EB18B8">
      <w:pPr>
        <w:pStyle w:val="Heading3"/>
      </w:pPr>
      <w:bookmarkStart w:id="80" w:name="_Toc5894816"/>
      <w:r>
        <w:t>Cross validation</w:t>
      </w:r>
      <w:bookmarkEnd w:id="80"/>
    </w:p>
    <w:p w14:paraId="5832DABA" w14:textId="635354F2" w:rsidR="00EB18B8" w:rsidRDefault="00EB18B8" w:rsidP="00EB18B8">
      <w:r>
        <w:t>k-Fold cross validation is a resampling technique used to evaluate a ML models accuracy and performance on a limited data set.</w:t>
      </w:r>
      <w:r w:rsidR="007F061A">
        <w:t xml:space="preserve"> It is often used to gain an insight into expected results with an unseen data set. </w:t>
      </w:r>
      <w:r>
        <w:t xml:space="preserve">The technique has a single parameter referred to as k. Parameter k defines the </w:t>
      </w:r>
      <w:r>
        <w:lastRenderedPageBreak/>
        <w:t>number of groups the total data set will be split into. If k = 10, the process will be called 10 fold cross validation</w:t>
      </w:r>
      <w:r w:rsidR="007F061A">
        <w:t xml:space="preserve">. Cross validation is a popular method because it is simple to understand and usually results in less biased and optimal estimate of the model as opposed to a simple train/test split. </w:t>
      </w:r>
      <w:r w:rsidR="00675081">
        <w:t>It also shows how accurate the training data is. If the cross validations core of the training data is low, then the model may struggle to evaluate unseen test data.</w:t>
      </w:r>
    </w:p>
    <w:p w14:paraId="7A5B5386" w14:textId="512E5E4F" w:rsidR="007F061A" w:rsidRDefault="007F061A" w:rsidP="00EB18B8">
      <w:r>
        <w:t>The steps for cross validation are as follows:</w:t>
      </w:r>
    </w:p>
    <w:p w14:paraId="7AE4D842" w14:textId="0A8CFC44" w:rsidR="007F061A" w:rsidRDefault="007F061A" w:rsidP="007F061A">
      <w:pPr>
        <w:pStyle w:val="ListParagraph"/>
        <w:numPr>
          <w:ilvl w:val="0"/>
          <w:numId w:val="5"/>
        </w:numPr>
      </w:pPr>
      <w:r>
        <w:t>Randomize the datasets order</w:t>
      </w:r>
    </w:p>
    <w:p w14:paraId="5DB669A9" w14:textId="09623C86" w:rsidR="007F061A" w:rsidRDefault="007F061A" w:rsidP="007F061A">
      <w:pPr>
        <w:pStyle w:val="ListParagraph"/>
        <w:numPr>
          <w:ilvl w:val="0"/>
          <w:numId w:val="5"/>
        </w:numPr>
      </w:pPr>
      <w:r>
        <w:t>Split dataset into k groups</w:t>
      </w:r>
    </w:p>
    <w:p w14:paraId="7FA2BAB6" w14:textId="77777777" w:rsidR="007F061A" w:rsidRDefault="007F061A" w:rsidP="007F061A">
      <w:pPr>
        <w:pStyle w:val="ListParagraph"/>
        <w:numPr>
          <w:ilvl w:val="0"/>
          <w:numId w:val="5"/>
        </w:numPr>
      </w:pPr>
      <w:r>
        <w:t>For each group create</w:t>
      </w:r>
    </w:p>
    <w:p w14:paraId="6AE78108" w14:textId="625CC8F3" w:rsidR="007F061A" w:rsidRDefault="00675081" w:rsidP="00675081">
      <w:pPr>
        <w:pStyle w:val="ListParagraph"/>
      </w:pPr>
      <w:r>
        <w:t>3a.</w:t>
      </w:r>
      <w:r w:rsidR="007F061A">
        <w:t xml:space="preserve"> Retain group for test</w:t>
      </w:r>
    </w:p>
    <w:p w14:paraId="5C261027" w14:textId="40547638" w:rsidR="007F061A" w:rsidRDefault="007F061A" w:rsidP="007F061A">
      <w:pPr>
        <w:pStyle w:val="ListParagraph"/>
      </w:pPr>
      <w:r>
        <w:t>3</w:t>
      </w:r>
      <w:r w:rsidR="00675081">
        <w:t xml:space="preserve">b. </w:t>
      </w:r>
      <w:r>
        <w:t>Train model using remaining groups and evaluate accuracy with test set</w:t>
      </w:r>
    </w:p>
    <w:p w14:paraId="4C42BF2A" w14:textId="49B0325F" w:rsidR="00675081" w:rsidRDefault="00675081" w:rsidP="00675081">
      <w:pPr>
        <w:pStyle w:val="ListParagraph"/>
      </w:pPr>
      <w:r>
        <w:t>3c.</w:t>
      </w:r>
      <w:r w:rsidR="007F061A">
        <w:t xml:space="preserve"> Retain the evaluation score </w:t>
      </w:r>
      <w:r>
        <w:t>and discard model</w:t>
      </w:r>
    </w:p>
    <w:p w14:paraId="5BD41687" w14:textId="1D46A4E5" w:rsidR="00675081" w:rsidRDefault="00675081" w:rsidP="00675081">
      <w:pPr>
        <w:pStyle w:val="ListParagraph"/>
        <w:numPr>
          <w:ilvl w:val="0"/>
          <w:numId w:val="5"/>
        </w:numPr>
      </w:pPr>
      <w:r>
        <w:t>Summarize the skill of model using k evaluation scores</w:t>
      </w:r>
    </w:p>
    <w:p w14:paraId="7040E323" w14:textId="676B230C" w:rsidR="00675081" w:rsidRDefault="00675081">
      <w:r>
        <w:t>In most cases, the scores are averaged to create the most realistic score for the training set. To evaluate the performance of the aircraft recognition program, I cross validated the standalone and realistic data set.</w:t>
      </w:r>
    </w:p>
    <w:p w14:paraId="142C819E" w14:textId="1018ED6E" w:rsidR="00893FD4" w:rsidRDefault="00893FD4" w:rsidP="00893FD4">
      <w:pPr>
        <w:pStyle w:val="Heading4"/>
      </w:pPr>
      <w:r>
        <w:t>Standalone dataset</w:t>
      </w:r>
    </w:p>
    <w:tbl>
      <w:tblPr>
        <w:tblStyle w:val="TableGrid"/>
        <w:tblW w:w="9209" w:type="dxa"/>
        <w:tblLook w:val="04A0" w:firstRow="1" w:lastRow="0" w:firstColumn="1" w:lastColumn="0" w:noHBand="0" w:noVBand="1"/>
      </w:tblPr>
      <w:tblGrid>
        <w:gridCol w:w="1980"/>
        <w:gridCol w:w="1626"/>
        <w:gridCol w:w="1803"/>
        <w:gridCol w:w="3800"/>
      </w:tblGrid>
      <w:tr w:rsidR="00893FD4" w:rsidRPr="009736C0" w14:paraId="6EFD2C9A" w14:textId="77777777" w:rsidTr="006A6C2C">
        <w:trPr>
          <w:trHeight w:val="664"/>
        </w:trPr>
        <w:tc>
          <w:tcPr>
            <w:tcW w:w="1980" w:type="dxa"/>
          </w:tcPr>
          <w:p w14:paraId="27F9F935" w14:textId="00A605BA" w:rsidR="00893FD4" w:rsidRPr="009736C0" w:rsidRDefault="00893FD4" w:rsidP="00893FD4">
            <w:pPr>
              <w:jc w:val="center"/>
              <w:rPr>
                <w:b/>
              </w:rPr>
            </w:pPr>
            <w:r>
              <w:rPr>
                <w:b/>
              </w:rPr>
              <w:t>10 fold CV of standalone dataset</w:t>
            </w:r>
          </w:p>
        </w:tc>
        <w:tc>
          <w:tcPr>
            <w:tcW w:w="1626" w:type="dxa"/>
          </w:tcPr>
          <w:p w14:paraId="3BDA28A4" w14:textId="77777777" w:rsidR="00893FD4" w:rsidRPr="009736C0" w:rsidRDefault="00893FD4" w:rsidP="006A6C2C">
            <w:pPr>
              <w:jc w:val="center"/>
              <w:rPr>
                <w:b/>
              </w:rPr>
            </w:pPr>
            <w:r w:rsidRPr="009736C0">
              <w:rPr>
                <w:b/>
              </w:rPr>
              <w:t>Lowest Fold</w:t>
            </w:r>
          </w:p>
        </w:tc>
        <w:tc>
          <w:tcPr>
            <w:tcW w:w="1803" w:type="dxa"/>
          </w:tcPr>
          <w:p w14:paraId="3B55F2DF" w14:textId="77777777" w:rsidR="00893FD4" w:rsidRPr="009736C0" w:rsidRDefault="00893FD4" w:rsidP="006A6C2C">
            <w:pPr>
              <w:jc w:val="center"/>
              <w:rPr>
                <w:b/>
              </w:rPr>
            </w:pPr>
            <w:r w:rsidRPr="009736C0">
              <w:rPr>
                <w:b/>
              </w:rPr>
              <w:t>Highest Fold</w:t>
            </w:r>
          </w:p>
        </w:tc>
        <w:tc>
          <w:tcPr>
            <w:tcW w:w="3800" w:type="dxa"/>
          </w:tcPr>
          <w:p w14:paraId="6B531FF0" w14:textId="77777777" w:rsidR="00893FD4" w:rsidRPr="009736C0" w:rsidRDefault="00893FD4" w:rsidP="006A6C2C">
            <w:pPr>
              <w:jc w:val="center"/>
              <w:rPr>
                <w:b/>
              </w:rPr>
            </w:pPr>
            <w:r w:rsidRPr="009736C0">
              <w:rPr>
                <w:b/>
              </w:rPr>
              <w:t>Average</w:t>
            </w:r>
          </w:p>
        </w:tc>
      </w:tr>
      <w:tr w:rsidR="00893FD4" w14:paraId="2ACAC08F" w14:textId="77777777" w:rsidTr="00893FD4">
        <w:tc>
          <w:tcPr>
            <w:tcW w:w="1980" w:type="dxa"/>
          </w:tcPr>
          <w:p w14:paraId="01A4F7E0" w14:textId="2F4B7DD1" w:rsidR="00893FD4" w:rsidRPr="009736C0" w:rsidRDefault="00893FD4" w:rsidP="006A6C2C">
            <w:pPr>
              <w:jc w:val="center"/>
              <w:rPr>
                <w:b/>
              </w:rPr>
            </w:pPr>
            <w:r>
              <w:rPr>
                <w:b/>
              </w:rPr>
              <w:t>400 x 400 px</w:t>
            </w:r>
          </w:p>
        </w:tc>
        <w:tc>
          <w:tcPr>
            <w:tcW w:w="1626" w:type="dxa"/>
          </w:tcPr>
          <w:p w14:paraId="30C5FD74" w14:textId="43204591" w:rsidR="00893FD4" w:rsidRDefault="00893FD4" w:rsidP="006A6C2C">
            <w:pPr>
              <w:jc w:val="center"/>
            </w:pPr>
            <w:r>
              <w:t>0.94</w:t>
            </w:r>
          </w:p>
        </w:tc>
        <w:tc>
          <w:tcPr>
            <w:tcW w:w="1803" w:type="dxa"/>
          </w:tcPr>
          <w:p w14:paraId="36992402" w14:textId="471A37EE" w:rsidR="00893FD4" w:rsidRDefault="00893FD4" w:rsidP="006A6C2C">
            <w:pPr>
              <w:jc w:val="center"/>
            </w:pPr>
            <w:r>
              <w:t>1</w:t>
            </w:r>
          </w:p>
        </w:tc>
        <w:tc>
          <w:tcPr>
            <w:tcW w:w="3800" w:type="dxa"/>
          </w:tcPr>
          <w:p w14:paraId="2C07300A" w14:textId="2C2CCAB4" w:rsidR="00893FD4" w:rsidRDefault="00893FD4" w:rsidP="006A6C2C">
            <w:pPr>
              <w:jc w:val="center"/>
            </w:pPr>
            <w:r>
              <w:t>0.99</w:t>
            </w:r>
          </w:p>
        </w:tc>
      </w:tr>
    </w:tbl>
    <w:p w14:paraId="1363EB93" w14:textId="073C8C65" w:rsidR="00893FD4" w:rsidRDefault="00893FD4">
      <w:r>
        <w:t xml:space="preserve">Results of 10-fold cross validation of standalone dataset show that the accuracy of the ML model and data set is incredibly high at 99%. </w:t>
      </w:r>
      <w:r w:rsidR="00ED0686">
        <w:t>The variance between lowest and highest fold is 6% meaning the model is incredibly accurate. 8 folds achieved 100% during this test.</w:t>
      </w:r>
    </w:p>
    <w:p w14:paraId="6AF76BA8" w14:textId="4B969540" w:rsidR="00893FD4" w:rsidRDefault="00893FD4" w:rsidP="00893FD4">
      <w:pPr>
        <w:pStyle w:val="Heading4"/>
      </w:pPr>
      <w:r>
        <w:t>Realistic dataset</w:t>
      </w:r>
    </w:p>
    <w:tbl>
      <w:tblPr>
        <w:tblStyle w:val="TableGrid"/>
        <w:tblW w:w="9209" w:type="dxa"/>
        <w:tblLook w:val="04A0" w:firstRow="1" w:lastRow="0" w:firstColumn="1" w:lastColumn="0" w:noHBand="0" w:noVBand="1"/>
      </w:tblPr>
      <w:tblGrid>
        <w:gridCol w:w="1803"/>
        <w:gridCol w:w="1803"/>
        <w:gridCol w:w="1803"/>
        <w:gridCol w:w="3800"/>
      </w:tblGrid>
      <w:tr w:rsidR="009736C0" w14:paraId="5C089099" w14:textId="77777777" w:rsidTr="009736C0">
        <w:tc>
          <w:tcPr>
            <w:tcW w:w="1803" w:type="dxa"/>
          </w:tcPr>
          <w:p w14:paraId="4B557A13" w14:textId="7B818A7E" w:rsidR="009736C0" w:rsidRPr="009736C0" w:rsidRDefault="009736C0" w:rsidP="009736C0">
            <w:pPr>
              <w:jc w:val="center"/>
              <w:rPr>
                <w:b/>
              </w:rPr>
            </w:pPr>
            <w:r>
              <w:rPr>
                <w:b/>
              </w:rPr>
              <w:t>10 fold CV of realistic dataset</w:t>
            </w:r>
          </w:p>
        </w:tc>
        <w:tc>
          <w:tcPr>
            <w:tcW w:w="1803" w:type="dxa"/>
          </w:tcPr>
          <w:p w14:paraId="29391899" w14:textId="78365E01" w:rsidR="009736C0" w:rsidRPr="009736C0" w:rsidRDefault="009736C0" w:rsidP="009736C0">
            <w:pPr>
              <w:jc w:val="center"/>
              <w:rPr>
                <w:b/>
              </w:rPr>
            </w:pPr>
            <w:r w:rsidRPr="009736C0">
              <w:rPr>
                <w:b/>
              </w:rPr>
              <w:t>Lowest Fold</w:t>
            </w:r>
          </w:p>
        </w:tc>
        <w:tc>
          <w:tcPr>
            <w:tcW w:w="1803" w:type="dxa"/>
          </w:tcPr>
          <w:p w14:paraId="32BF2915" w14:textId="0F82FD33" w:rsidR="009736C0" w:rsidRPr="009736C0" w:rsidRDefault="009736C0" w:rsidP="009736C0">
            <w:pPr>
              <w:jc w:val="center"/>
              <w:rPr>
                <w:b/>
              </w:rPr>
            </w:pPr>
            <w:r w:rsidRPr="009736C0">
              <w:rPr>
                <w:b/>
              </w:rPr>
              <w:t>Highest Fold</w:t>
            </w:r>
          </w:p>
        </w:tc>
        <w:tc>
          <w:tcPr>
            <w:tcW w:w="3800" w:type="dxa"/>
          </w:tcPr>
          <w:p w14:paraId="6A97C90B" w14:textId="2FFD125C" w:rsidR="009736C0" w:rsidRPr="009736C0" w:rsidRDefault="009736C0" w:rsidP="009736C0">
            <w:pPr>
              <w:jc w:val="center"/>
              <w:rPr>
                <w:b/>
              </w:rPr>
            </w:pPr>
            <w:r w:rsidRPr="009736C0">
              <w:rPr>
                <w:b/>
              </w:rPr>
              <w:t>Average</w:t>
            </w:r>
          </w:p>
        </w:tc>
      </w:tr>
      <w:tr w:rsidR="009736C0" w14:paraId="1B7DB965" w14:textId="77777777" w:rsidTr="009736C0">
        <w:tc>
          <w:tcPr>
            <w:tcW w:w="1803" w:type="dxa"/>
          </w:tcPr>
          <w:p w14:paraId="4FA0231C" w14:textId="1F58B0FF" w:rsidR="009736C0" w:rsidRPr="009736C0" w:rsidRDefault="009736C0" w:rsidP="009736C0">
            <w:pPr>
              <w:jc w:val="center"/>
              <w:rPr>
                <w:b/>
              </w:rPr>
            </w:pPr>
            <w:r>
              <w:rPr>
                <w:b/>
              </w:rPr>
              <w:t>800 x 800 px</w:t>
            </w:r>
          </w:p>
        </w:tc>
        <w:tc>
          <w:tcPr>
            <w:tcW w:w="1803" w:type="dxa"/>
          </w:tcPr>
          <w:p w14:paraId="4D6FC7BB" w14:textId="0C3F61C3" w:rsidR="009736C0" w:rsidRDefault="009736C0" w:rsidP="009736C0">
            <w:pPr>
              <w:jc w:val="center"/>
            </w:pPr>
            <w:r>
              <w:t>0.37</w:t>
            </w:r>
          </w:p>
        </w:tc>
        <w:tc>
          <w:tcPr>
            <w:tcW w:w="1803" w:type="dxa"/>
          </w:tcPr>
          <w:p w14:paraId="571EF057" w14:textId="0EBD0D6C" w:rsidR="009736C0" w:rsidRDefault="009736C0" w:rsidP="009736C0">
            <w:pPr>
              <w:jc w:val="center"/>
            </w:pPr>
            <w:r>
              <w:t>0.99</w:t>
            </w:r>
          </w:p>
        </w:tc>
        <w:tc>
          <w:tcPr>
            <w:tcW w:w="3800" w:type="dxa"/>
          </w:tcPr>
          <w:p w14:paraId="58F71F6F" w14:textId="2BEFE8CE" w:rsidR="009736C0" w:rsidRDefault="009736C0" w:rsidP="009736C0">
            <w:pPr>
              <w:jc w:val="center"/>
            </w:pPr>
            <w:r>
              <w:t>0.74</w:t>
            </w:r>
          </w:p>
        </w:tc>
      </w:tr>
      <w:tr w:rsidR="009736C0" w14:paraId="4A010774" w14:textId="77777777" w:rsidTr="009736C0">
        <w:tc>
          <w:tcPr>
            <w:tcW w:w="1803" w:type="dxa"/>
          </w:tcPr>
          <w:p w14:paraId="413E29E3" w14:textId="0C58F6C1" w:rsidR="009736C0" w:rsidRPr="009736C0" w:rsidRDefault="009736C0" w:rsidP="009736C0">
            <w:pPr>
              <w:jc w:val="center"/>
              <w:rPr>
                <w:b/>
              </w:rPr>
            </w:pPr>
            <w:r>
              <w:rPr>
                <w:b/>
              </w:rPr>
              <w:t>400 x 400 px</w:t>
            </w:r>
          </w:p>
        </w:tc>
        <w:tc>
          <w:tcPr>
            <w:tcW w:w="1803" w:type="dxa"/>
          </w:tcPr>
          <w:p w14:paraId="08D9CD46" w14:textId="293A7781" w:rsidR="009736C0" w:rsidRDefault="009736C0" w:rsidP="009736C0">
            <w:pPr>
              <w:jc w:val="center"/>
            </w:pPr>
            <w:r>
              <w:t>0.66</w:t>
            </w:r>
          </w:p>
        </w:tc>
        <w:tc>
          <w:tcPr>
            <w:tcW w:w="1803" w:type="dxa"/>
          </w:tcPr>
          <w:p w14:paraId="15C67E94" w14:textId="54A79848" w:rsidR="009736C0" w:rsidRDefault="009736C0" w:rsidP="009736C0">
            <w:pPr>
              <w:jc w:val="center"/>
            </w:pPr>
            <w:r>
              <w:t>0.96</w:t>
            </w:r>
          </w:p>
        </w:tc>
        <w:tc>
          <w:tcPr>
            <w:tcW w:w="3800" w:type="dxa"/>
          </w:tcPr>
          <w:p w14:paraId="7AF2A717" w14:textId="61E8CAE4" w:rsidR="009736C0" w:rsidRDefault="009736C0" w:rsidP="009736C0">
            <w:pPr>
              <w:jc w:val="center"/>
            </w:pPr>
            <w:r>
              <w:t>0.75</w:t>
            </w:r>
          </w:p>
        </w:tc>
      </w:tr>
      <w:tr w:rsidR="009736C0" w14:paraId="4854ADA5" w14:textId="77777777" w:rsidTr="001A3EFE">
        <w:trPr>
          <w:trHeight w:val="331"/>
        </w:trPr>
        <w:tc>
          <w:tcPr>
            <w:tcW w:w="1803" w:type="dxa"/>
          </w:tcPr>
          <w:p w14:paraId="2487CEC6" w14:textId="2AD58402" w:rsidR="009736C0" w:rsidRPr="009736C0" w:rsidRDefault="009736C0" w:rsidP="009736C0">
            <w:pPr>
              <w:jc w:val="center"/>
              <w:rPr>
                <w:b/>
              </w:rPr>
            </w:pPr>
            <w:r>
              <w:rPr>
                <w:b/>
              </w:rPr>
              <w:t>200 x 200 px</w:t>
            </w:r>
          </w:p>
        </w:tc>
        <w:tc>
          <w:tcPr>
            <w:tcW w:w="1803" w:type="dxa"/>
          </w:tcPr>
          <w:p w14:paraId="09144F69" w14:textId="64493B9B" w:rsidR="009736C0" w:rsidRDefault="009736C0" w:rsidP="009736C0">
            <w:pPr>
              <w:jc w:val="center"/>
            </w:pPr>
            <w:r>
              <w:t>0.66</w:t>
            </w:r>
          </w:p>
        </w:tc>
        <w:tc>
          <w:tcPr>
            <w:tcW w:w="1803" w:type="dxa"/>
          </w:tcPr>
          <w:p w14:paraId="3C29CB97" w14:textId="288A704C" w:rsidR="009736C0" w:rsidRDefault="009736C0" w:rsidP="009736C0">
            <w:pPr>
              <w:jc w:val="center"/>
            </w:pPr>
            <w:r>
              <w:t>0.67</w:t>
            </w:r>
          </w:p>
        </w:tc>
        <w:tc>
          <w:tcPr>
            <w:tcW w:w="3800" w:type="dxa"/>
          </w:tcPr>
          <w:p w14:paraId="2A743CFE" w14:textId="08D47693" w:rsidR="009736C0" w:rsidRDefault="009736C0" w:rsidP="009736C0">
            <w:pPr>
              <w:jc w:val="center"/>
            </w:pPr>
            <w:r>
              <w:t>0.67</w:t>
            </w:r>
          </w:p>
        </w:tc>
      </w:tr>
      <w:tr w:rsidR="009736C0" w14:paraId="6341D962" w14:textId="77777777" w:rsidTr="009736C0">
        <w:tc>
          <w:tcPr>
            <w:tcW w:w="1803" w:type="dxa"/>
          </w:tcPr>
          <w:p w14:paraId="739676D1" w14:textId="23889DDE" w:rsidR="009736C0" w:rsidRPr="009736C0" w:rsidRDefault="009736C0" w:rsidP="009736C0">
            <w:pPr>
              <w:jc w:val="center"/>
              <w:rPr>
                <w:b/>
              </w:rPr>
            </w:pPr>
            <w:r>
              <w:rPr>
                <w:b/>
              </w:rPr>
              <w:t>100 x 100 px</w:t>
            </w:r>
          </w:p>
        </w:tc>
        <w:tc>
          <w:tcPr>
            <w:tcW w:w="1803" w:type="dxa"/>
          </w:tcPr>
          <w:p w14:paraId="6E5934FF" w14:textId="1881D261" w:rsidR="009736C0" w:rsidRDefault="009736C0" w:rsidP="009736C0">
            <w:pPr>
              <w:jc w:val="center"/>
            </w:pPr>
            <w:r>
              <w:t>0.60</w:t>
            </w:r>
          </w:p>
        </w:tc>
        <w:tc>
          <w:tcPr>
            <w:tcW w:w="1803" w:type="dxa"/>
          </w:tcPr>
          <w:p w14:paraId="5FE396C0" w14:textId="2575957E" w:rsidR="009736C0" w:rsidRDefault="009736C0" w:rsidP="009736C0">
            <w:pPr>
              <w:jc w:val="center"/>
            </w:pPr>
            <w:r>
              <w:t>0.61</w:t>
            </w:r>
          </w:p>
        </w:tc>
        <w:tc>
          <w:tcPr>
            <w:tcW w:w="3800" w:type="dxa"/>
          </w:tcPr>
          <w:p w14:paraId="391B315F" w14:textId="2CE7CCAE" w:rsidR="009736C0" w:rsidRDefault="009736C0" w:rsidP="009736C0">
            <w:pPr>
              <w:jc w:val="center"/>
            </w:pPr>
            <w:r>
              <w:t>0.60</w:t>
            </w:r>
          </w:p>
        </w:tc>
      </w:tr>
    </w:tbl>
    <w:p w14:paraId="56C7E32C" w14:textId="77777777" w:rsidR="00893FD4" w:rsidRDefault="00893FD4" w:rsidP="009736C0"/>
    <w:p w14:paraId="5C751146" w14:textId="04E43A95" w:rsidR="009736C0" w:rsidRDefault="009736C0" w:rsidP="009736C0">
      <w:r>
        <w:t xml:space="preserve">Results </w:t>
      </w:r>
      <w:r w:rsidR="00893FD4">
        <w:t xml:space="preserve">of 10-fold cross validation of realistic dataset </w:t>
      </w:r>
      <w:r>
        <w:t xml:space="preserve">show that when image size is increased, the average cross validation score increases however the variance between </w:t>
      </w:r>
      <w:r w:rsidR="00893FD4">
        <w:t xml:space="preserve">highest and lowest fold also increases. </w:t>
      </w:r>
      <w:r w:rsidR="00ED0686">
        <w:t xml:space="preserve">As variance was originally higher, images had to be deleted that didn’t confirm to dataset rules. </w:t>
      </w:r>
    </w:p>
    <w:p w14:paraId="2BD0D646" w14:textId="77777777" w:rsidR="009736C0" w:rsidRDefault="009736C0">
      <w:pPr>
        <w:rPr>
          <w:rFonts w:asciiTheme="majorHAnsi" w:eastAsiaTheme="majorEastAsia" w:hAnsiTheme="majorHAnsi" w:cstheme="majorBidi"/>
          <w:color w:val="2F5496" w:themeColor="accent1" w:themeShade="BF"/>
          <w:sz w:val="32"/>
          <w:szCs w:val="32"/>
        </w:rPr>
      </w:pPr>
      <w:r>
        <w:br w:type="page"/>
      </w:r>
    </w:p>
    <w:p w14:paraId="56179CC9" w14:textId="553FEA61" w:rsidR="00683808" w:rsidRDefault="00EA4A8A" w:rsidP="00683808">
      <w:pPr>
        <w:pStyle w:val="Heading1"/>
      </w:pPr>
      <w:bookmarkStart w:id="81" w:name="_Toc5894817"/>
      <w:r>
        <w:lastRenderedPageBreak/>
        <w:t>Technical Achievement</w:t>
      </w:r>
      <w:bookmarkEnd w:id="81"/>
    </w:p>
    <w:p w14:paraId="100F7258" w14:textId="6E59B7BE" w:rsidR="009806BA" w:rsidRDefault="009806BA" w:rsidP="009806BA">
      <w:pPr>
        <w:pStyle w:val="Heading2"/>
      </w:pPr>
      <w:r>
        <w:t>Graphical user interface</w:t>
      </w:r>
    </w:p>
    <w:p w14:paraId="65233FC5" w14:textId="4A918F90" w:rsidR="009806BA" w:rsidRDefault="009806BA" w:rsidP="009806BA">
      <w:r>
        <w:t xml:space="preserve">The graphical user interface is the starting point of the program. The user is able to select classification method and options for the image search classification process. </w:t>
      </w:r>
      <w:r>
        <w:fldChar w:fldCharType="begin"/>
      </w:r>
      <w:r>
        <w:instrText xml:space="preserve"> REF _Ref5968965 \h </w:instrText>
      </w:r>
      <w:r>
        <w:fldChar w:fldCharType="separate"/>
      </w:r>
      <w:r>
        <w:t xml:space="preserve">Figure </w:t>
      </w:r>
      <w:r>
        <w:rPr>
          <w:noProof/>
        </w:rPr>
        <w:t>8</w:t>
      </w:r>
      <w:r>
        <w:fldChar w:fldCharType="end"/>
      </w:r>
      <w:r>
        <w:t xml:space="preserve"> shows the windowed GUI that the user is shown the following execution. </w:t>
      </w:r>
    </w:p>
    <w:p w14:paraId="171F3885" w14:textId="77777777" w:rsidR="000A2AE6" w:rsidRDefault="000A2AE6" w:rsidP="000A2AE6">
      <w:pPr>
        <w:keepNext/>
      </w:pPr>
      <w:r>
        <w:rPr>
          <w:noProof/>
          <w:lang w:eastAsia="en-GB"/>
        </w:rPr>
        <w:drawing>
          <wp:inline distT="0" distB="0" distL="0" distR="0" wp14:anchorId="22A006E8" wp14:editId="7035B0B2">
            <wp:extent cx="2114550" cy="22764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4550" cy="2276475"/>
                    </a:xfrm>
                    <a:prstGeom prst="rect">
                      <a:avLst/>
                    </a:prstGeom>
                  </pic:spPr>
                </pic:pic>
              </a:graphicData>
            </a:graphic>
          </wp:inline>
        </w:drawing>
      </w:r>
    </w:p>
    <w:p w14:paraId="04E3CEED" w14:textId="73283122" w:rsidR="000A2AE6" w:rsidRPr="000A2AE6" w:rsidRDefault="000A2AE6" w:rsidP="000A2AE6">
      <w:pPr>
        <w:pStyle w:val="Caption"/>
      </w:pPr>
      <w:r>
        <w:t xml:space="preserve">Figure </w:t>
      </w:r>
      <w:fldSimple w:instr=" SEQ Figure \* ARABIC ">
        <w:r w:rsidR="00654E75">
          <w:rPr>
            <w:noProof/>
          </w:rPr>
          <w:t>8</w:t>
        </w:r>
      </w:fldSimple>
      <w:r>
        <w:t xml:space="preserve">: </w:t>
      </w:r>
      <w:r w:rsidRPr="00195F77">
        <w:t>GUI shown to user after program execution</w:t>
      </w:r>
    </w:p>
    <w:p w14:paraId="14E4BFAD" w14:textId="00DF78EC" w:rsidR="000A2AE6" w:rsidRDefault="000A2AE6" w:rsidP="008F0318">
      <w:r>
        <w:t>The user</w:t>
      </w:r>
      <w:r w:rsidR="008F0318">
        <w:t xml:space="preserve"> must</w:t>
      </w:r>
      <w:r>
        <w:t xml:space="preserve"> first select classification method. Standalone classification requires no other input from the user. </w:t>
      </w:r>
      <w:r w:rsidR="008F0318">
        <w:t>The user can now press Start to begin the training and classification process.</w:t>
      </w:r>
    </w:p>
    <w:p w14:paraId="1DBD0FD8" w14:textId="755A3F29" w:rsidR="00654E75" w:rsidRDefault="008F0318" w:rsidP="008F0318">
      <w:r>
        <w:t xml:space="preserve">If the user wishes to search for aircraft in a larger image, the image to search must be selected. Clicking the select image button allows the user to navigate to the </w:t>
      </w:r>
      <w:r w:rsidR="00654E75">
        <w:t xml:space="preserve">location of the image they wish to classify and select it. </w:t>
      </w:r>
      <w:r w:rsidR="00654E75">
        <w:fldChar w:fldCharType="begin"/>
      </w:r>
      <w:r w:rsidR="00654E75">
        <w:instrText xml:space="preserve"> REF _Ref5970889 \h </w:instrText>
      </w:r>
      <w:r w:rsidR="00654E75">
        <w:fldChar w:fldCharType="separate"/>
      </w:r>
      <w:r w:rsidR="00654E75">
        <w:t xml:space="preserve">Figure </w:t>
      </w:r>
      <w:r w:rsidR="00654E75">
        <w:rPr>
          <w:noProof/>
        </w:rPr>
        <w:t>9</w:t>
      </w:r>
      <w:r w:rsidR="00654E75">
        <w:fldChar w:fldCharType="end"/>
      </w:r>
      <w:r w:rsidR="00654E75">
        <w:t xml:space="preserve"> shows the window used to select images from files system</w:t>
      </w:r>
    </w:p>
    <w:p w14:paraId="43B49020" w14:textId="77777777" w:rsidR="00654E75" w:rsidRDefault="00654E75" w:rsidP="00654E75">
      <w:pPr>
        <w:keepNext/>
      </w:pPr>
      <w:r>
        <w:t xml:space="preserve"> </w:t>
      </w:r>
      <w:r>
        <w:rPr>
          <w:noProof/>
          <w:lang w:eastAsia="en-GB"/>
        </w:rPr>
        <w:drawing>
          <wp:inline distT="0" distB="0" distL="0" distR="0" wp14:anchorId="50416ECF" wp14:editId="77D4FC0E">
            <wp:extent cx="5731510" cy="3228975"/>
            <wp:effectExtent l="0" t="0" r="254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8975"/>
                    </a:xfrm>
                    <a:prstGeom prst="rect">
                      <a:avLst/>
                    </a:prstGeom>
                  </pic:spPr>
                </pic:pic>
              </a:graphicData>
            </a:graphic>
          </wp:inline>
        </w:drawing>
      </w:r>
    </w:p>
    <w:p w14:paraId="182E9C40" w14:textId="635DBB60" w:rsidR="008F0318" w:rsidRDefault="00654E75" w:rsidP="00654E75">
      <w:pPr>
        <w:pStyle w:val="Caption"/>
      </w:pPr>
      <w:bookmarkStart w:id="82" w:name="_Ref5970889"/>
      <w:r>
        <w:t xml:space="preserve">Figure </w:t>
      </w:r>
      <w:fldSimple w:instr=" SEQ Figure \* ARABIC ">
        <w:r>
          <w:rPr>
            <w:noProof/>
          </w:rPr>
          <w:t>9</w:t>
        </w:r>
      </w:fldSimple>
      <w:bookmarkEnd w:id="82"/>
      <w:r>
        <w:t>: File selection dialog</w:t>
      </w:r>
    </w:p>
    <w:p w14:paraId="1DEA4DBC" w14:textId="5ABFFD5D" w:rsidR="00EA36F9" w:rsidRDefault="00EA36F9" w:rsidP="00EA36F9">
      <w:r>
        <w:lastRenderedPageBreak/>
        <w:t>After image to search is selected, the user must specify;</w:t>
      </w:r>
    </w:p>
    <w:p w14:paraId="1267C309" w14:textId="5282429B" w:rsidR="00EA36F9" w:rsidRDefault="00EA36F9" w:rsidP="00EA36F9">
      <w:pPr>
        <w:pStyle w:val="ListParagraph"/>
        <w:numPr>
          <w:ilvl w:val="0"/>
          <w:numId w:val="7"/>
        </w:numPr>
      </w:pPr>
      <w:r>
        <w:t>x- The x dimension of the search area in px</w:t>
      </w:r>
    </w:p>
    <w:p w14:paraId="785C3117" w14:textId="1DE9B99D" w:rsidR="00EA36F9" w:rsidRDefault="00EA36F9" w:rsidP="00EA36F9">
      <w:pPr>
        <w:pStyle w:val="ListParagraph"/>
        <w:numPr>
          <w:ilvl w:val="0"/>
          <w:numId w:val="7"/>
        </w:numPr>
      </w:pPr>
      <w:r>
        <w:t>y- The y dimension of the search area in px</w:t>
      </w:r>
    </w:p>
    <w:p w14:paraId="725CCBAA" w14:textId="62B9F12E" w:rsidR="00EA36F9" w:rsidRDefault="00EA36F9" w:rsidP="00EA36F9">
      <w:pPr>
        <w:pStyle w:val="ListParagraph"/>
        <w:numPr>
          <w:ilvl w:val="0"/>
          <w:numId w:val="7"/>
        </w:numPr>
      </w:pPr>
      <w:r>
        <w:t>x steps- The amount of moves along the x axis</w:t>
      </w:r>
    </w:p>
    <w:p w14:paraId="3AF3D39B" w14:textId="633815EB" w:rsidR="00EA36F9" w:rsidRDefault="00EA36F9" w:rsidP="00EA36F9">
      <w:pPr>
        <w:pStyle w:val="ListParagraph"/>
        <w:numPr>
          <w:ilvl w:val="0"/>
          <w:numId w:val="7"/>
        </w:numPr>
      </w:pPr>
      <w:r>
        <w:t>y steps- The amount of moves along the y axis</w:t>
      </w:r>
    </w:p>
    <w:p w14:paraId="79ADCE61" w14:textId="6CD3684C" w:rsidR="00EA36F9" w:rsidRDefault="00EA36F9" w:rsidP="00EA36F9">
      <w:r>
        <w:t>From this data, the program selects suitable x and y step values to ensure image boundaries are met.</w:t>
      </w:r>
    </w:p>
    <w:p w14:paraId="6BAA53C2" w14:textId="111CC5A5" w:rsidR="00EA36F9" w:rsidRPr="00EA36F9" w:rsidRDefault="00EA36F9" w:rsidP="00EA36F9">
      <w:r>
        <w:t xml:space="preserve">After the user has selected search criteria, the Start button can be pressed to start the image search process. </w:t>
      </w:r>
    </w:p>
    <w:p w14:paraId="23196170" w14:textId="029F26D0" w:rsidR="00926F6A" w:rsidRDefault="00683808" w:rsidP="00EA4A8A">
      <w:pPr>
        <w:pStyle w:val="Heading2"/>
      </w:pPr>
      <w:bookmarkStart w:id="83" w:name="_Toc5894818"/>
      <w:r>
        <w:t>S</w:t>
      </w:r>
      <w:r w:rsidR="00926F6A">
        <w:t>tandalone classification</w:t>
      </w:r>
      <w:bookmarkEnd w:id="83"/>
    </w:p>
    <w:p w14:paraId="6DDE1B74" w14:textId="4FF0BF98" w:rsidR="00683808" w:rsidRDefault="00683808" w:rsidP="00683808">
      <w:r>
        <w:t xml:space="preserve">Standalone classification is the recognition of aircraft </w:t>
      </w:r>
      <w:r w:rsidR="00AE27B7">
        <w:t>images where images from a data set are selected at random for training and classification. There are 200 images in the standalone dataset. 100 images of ground and 100 images of aircraft. 5 images of aircraft and 5 images of ground are selected for testing. The remaining 180 images are used to train the ML model.</w:t>
      </w:r>
    </w:p>
    <w:p w14:paraId="61F2FE36" w14:textId="09CAF898" w:rsidR="00C70E60" w:rsidRDefault="00C70E60" w:rsidP="00683808">
      <w:r>
        <w:t>The images are put through usual process of parsing, HOG pre-processing before being passed to the SVM. After training is complete, test images are passed to the SVM. The SVM returns a set of predictions for the images tested. To show the user the final results, the</w:t>
      </w:r>
      <w:r w:rsidR="00E47A1C">
        <w:t xml:space="preserve"> test</w:t>
      </w:r>
      <w:r>
        <w:t xml:space="preserve"> image</w:t>
      </w:r>
      <w:r w:rsidR="00E47A1C">
        <w:t xml:space="preserve">s are displayed in a grid with accompanying predictions and probabilities. The probability shows how sure the ML model is that the image belongs to </w:t>
      </w:r>
      <w:r w:rsidR="009806BA">
        <w:t xml:space="preserve">a particular class. </w:t>
      </w:r>
    </w:p>
    <w:p w14:paraId="6F8A66B0" w14:textId="77777777" w:rsidR="00E47A1C" w:rsidRDefault="00E47A1C" w:rsidP="00E47A1C">
      <w:pPr>
        <w:keepNext/>
      </w:pPr>
      <w:r w:rsidRPr="00E47A1C">
        <w:rPr>
          <w:noProof/>
          <w:lang w:eastAsia="en-GB"/>
        </w:rPr>
        <w:drawing>
          <wp:inline distT="0" distB="0" distL="0" distR="0" wp14:anchorId="09883254" wp14:editId="7623B864">
            <wp:extent cx="5791200" cy="3083845"/>
            <wp:effectExtent l="19050" t="19050" r="19050" b="215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653" t="14841" b="16757"/>
                    <a:stretch/>
                  </pic:blipFill>
                  <pic:spPr bwMode="auto">
                    <a:xfrm>
                      <a:off x="0" y="0"/>
                      <a:ext cx="5859005" cy="3119951"/>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36F34239" w14:textId="4F5AEA5D" w:rsidR="00E47A1C" w:rsidRDefault="00E47A1C" w:rsidP="00E47A1C">
      <w:pPr>
        <w:pStyle w:val="Caption"/>
      </w:pPr>
      <w:bookmarkStart w:id="84" w:name="_Ref5968927"/>
      <w:bookmarkStart w:id="85" w:name="_Ref5968913"/>
      <w:r>
        <w:t xml:space="preserve">Figure </w:t>
      </w:r>
      <w:fldSimple w:instr=" SEQ Figure \* ARABIC ">
        <w:r w:rsidR="00654E75">
          <w:rPr>
            <w:noProof/>
          </w:rPr>
          <w:t>10</w:t>
        </w:r>
      </w:fldSimple>
      <w:bookmarkEnd w:id="84"/>
      <w:r>
        <w:t>: Results from standalone classification</w:t>
      </w:r>
      <w:bookmarkEnd w:id="85"/>
    </w:p>
    <w:p w14:paraId="6EF02234" w14:textId="4B027B83" w:rsidR="00FD673F" w:rsidRPr="00683808" w:rsidRDefault="00EA36F9" w:rsidP="00683808">
      <w:r>
        <w:t xml:space="preserve">The results in </w:t>
      </w:r>
      <w:r>
        <w:fldChar w:fldCharType="begin"/>
      </w:r>
      <w:r>
        <w:instrText xml:space="preserve"> REF _Ref5968927 \h </w:instrText>
      </w:r>
      <w:r>
        <w:fldChar w:fldCharType="separate"/>
      </w:r>
      <w:r>
        <w:t xml:space="preserve">Figure </w:t>
      </w:r>
      <w:r>
        <w:rPr>
          <w:noProof/>
        </w:rPr>
        <w:t>10</w:t>
      </w:r>
      <w:r>
        <w:fldChar w:fldCharType="end"/>
      </w:r>
      <w:r>
        <w:t xml:space="preserve"> show that the program correctly identified all ground and aircraft. The accuracy of standalone classification in all test cases is 100%. </w:t>
      </w:r>
    </w:p>
    <w:p w14:paraId="3054CD79" w14:textId="77777777" w:rsidR="00BE1B67" w:rsidRDefault="00BE1B67">
      <w:pPr>
        <w:rPr>
          <w:rFonts w:asciiTheme="majorHAnsi" w:eastAsiaTheme="majorEastAsia" w:hAnsiTheme="majorHAnsi" w:cstheme="majorBidi"/>
          <w:color w:val="2F5496" w:themeColor="accent1" w:themeShade="BF"/>
          <w:sz w:val="26"/>
          <w:szCs w:val="26"/>
        </w:rPr>
      </w:pPr>
      <w:bookmarkStart w:id="86" w:name="_Toc5894819"/>
      <w:r>
        <w:br w:type="page"/>
      </w:r>
    </w:p>
    <w:p w14:paraId="71F6612D" w14:textId="302A4B11" w:rsidR="00926F6A" w:rsidRDefault="00926F6A" w:rsidP="00926F6A">
      <w:pPr>
        <w:pStyle w:val="Heading2"/>
      </w:pPr>
      <w:r>
        <w:lastRenderedPageBreak/>
        <w:t>Large image search</w:t>
      </w:r>
      <w:bookmarkEnd w:id="86"/>
    </w:p>
    <w:p w14:paraId="7E5CF0E7" w14:textId="571C815B" w:rsidR="00BE1B67" w:rsidRDefault="00BE1B67" w:rsidP="00FD673F">
      <w:r>
        <w:t xml:space="preserve">Large image search requires a more complex data set. The data set has more samples and the data in the image is more representative of aircraft in a real world setting. The basic principle behind large image search is that the user defines search dimensions to the program and the program iterates the image searching in small portions for aircraft. The execution behind it is slightly more complicated. </w:t>
      </w:r>
    </w:p>
    <w:p w14:paraId="7B9B6F8C" w14:textId="5FA39334" w:rsidR="008B1EC7" w:rsidRDefault="008B1EC7" w:rsidP="00FD673F">
      <w:r>
        <w:t>SPEAK ABOUT TRAINING HERE</w:t>
      </w:r>
    </w:p>
    <w:p w14:paraId="317EE980" w14:textId="77777777" w:rsidR="008B1EC7" w:rsidRDefault="00BE1B67" w:rsidP="00FD673F">
      <w:r>
        <w:t>The image is first divided</w:t>
      </w:r>
      <w:r w:rsidR="00FD673F">
        <w:t xml:space="preserve"> into several smaller images</w:t>
      </w:r>
      <w:r>
        <w:t xml:space="preserve">. The image sizes are defined by the users input. If the user has given </w:t>
      </w:r>
      <w:r w:rsidR="008B1EC7">
        <w:t>search settings</w:t>
      </w:r>
      <w:r>
        <w:t xml:space="preserve"> that mean the images overlap, parts of the large image will be processed m</w:t>
      </w:r>
      <w:r w:rsidR="008B1EC7">
        <w:t>ore than once. If the user has supplied settings that mean the search boxes do not overlap, some areas will not be classified correctly.</w:t>
      </w:r>
    </w:p>
    <w:p w14:paraId="029EDCF8" w14:textId="48EB8599" w:rsidR="008B1EC7" w:rsidRDefault="008B1EC7" w:rsidP="00FD673F">
      <w:r>
        <w:t>The x and y steps are calculated as such</w:t>
      </w:r>
    </w:p>
    <w:p w14:paraId="3E4FFADE" w14:textId="5FBD08A3" w:rsidR="008B1EC7" w:rsidRDefault="008B1EC7" w:rsidP="00FD673F">
      <w:r>
        <w:t>x_step = image_width – x_search_size / x_steps</w:t>
      </w:r>
    </w:p>
    <w:p w14:paraId="720142FB" w14:textId="6A3D55E4" w:rsidR="008B1EC7" w:rsidRDefault="008B1EC7" w:rsidP="00FD673F">
      <w:r>
        <w:t>y</w:t>
      </w:r>
      <w:r>
        <w:t>_step = image_</w:t>
      </w:r>
      <w:r>
        <w:t>height</w:t>
      </w:r>
      <w:r>
        <w:t xml:space="preserve"> –</w:t>
      </w:r>
      <w:r>
        <w:t xml:space="preserve"> y</w:t>
      </w:r>
      <w:r>
        <w:t xml:space="preserve">_search_size / </w:t>
      </w:r>
      <w:r>
        <w:t>y</w:t>
      </w:r>
      <w:r>
        <w:t>_steps</w:t>
      </w:r>
    </w:p>
    <w:p w14:paraId="0F3BFECE" w14:textId="4AE3D25C" w:rsidR="008B1EC7" w:rsidRDefault="008B1EC7" w:rsidP="00FD673F">
      <w:r>
        <w:t xml:space="preserve">This ensures that no area of the image is missed. </w:t>
      </w:r>
    </w:p>
    <w:p w14:paraId="210A00BF" w14:textId="47DF7FC5" w:rsidR="008B1EC7" w:rsidRDefault="008B1EC7" w:rsidP="00FD673F">
      <w:r>
        <w:t>The smaller images are parsed, HOG pre-processed and passed t</w:t>
      </w:r>
      <w:r w:rsidR="00112818">
        <w:t>s</w:t>
      </w:r>
      <w:bookmarkStart w:id="87" w:name="_GoBack"/>
      <w:bookmarkEnd w:id="87"/>
      <w:r>
        <w:t>o the SVM for evaluation</w:t>
      </w:r>
    </w:p>
    <w:p w14:paraId="6AF60D4F" w14:textId="482BF9F1" w:rsidR="008B1EC7" w:rsidRDefault="008B1EC7" w:rsidP="00FD673F">
      <w:r>
        <w:t>Heat maps</w:t>
      </w:r>
    </w:p>
    <w:p w14:paraId="5A205EFA" w14:textId="24CB0163" w:rsidR="008B1EC7" w:rsidRDefault="008B1EC7" w:rsidP="00FD673F">
      <w:r>
        <w:t>Search results</w:t>
      </w:r>
    </w:p>
    <w:p w14:paraId="1B00FF52" w14:textId="665902BA" w:rsidR="008B1EC7" w:rsidRDefault="008B1EC7" w:rsidP="00FD673F">
      <w:r>
        <w:t xml:space="preserve">Accuracy </w:t>
      </w:r>
    </w:p>
    <w:p w14:paraId="7FCA7CD9" w14:textId="4A9A1F6D" w:rsidR="008B1EC7" w:rsidRDefault="008B1EC7" w:rsidP="00FD673F">
      <w:r>
        <w:t>Reasons for many boxes</w:t>
      </w:r>
    </w:p>
    <w:p w14:paraId="15B472AA" w14:textId="096C40D3" w:rsidR="008B1EC7" w:rsidRPr="00FD673F" w:rsidRDefault="008B1EC7" w:rsidP="00FD673F">
      <w:r>
        <w:t>Show best examples</w:t>
      </w:r>
    </w:p>
    <w:p w14:paraId="18061C0B" w14:textId="77777777" w:rsidR="00E47A1C" w:rsidRDefault="00E47A1C" w:rsidP="00E47A1C">
      <w:pPr>
        <w:pStyle w:val="Heading1"/>
      </w:pPr>
      <w:bookmarkStart w:id="88" w:name="_Toc5894820"/>
      <w:r>
        <w:t>Technical documentation</w:t>
      </w:r>
    </w:p>
    <w:p w14:paraId="2ED278A1" w14:textId="4B8C7513" w:rsidR="00E47A1C" w:rsidRDefault="00E47A1C" w:rsidP="00E47A1C">
      <w:r>
        <w:t>Tech documentation from gitlab</w:t>
      </w:r>
      <w:r>
        <w:br w:type="page"/>
      </w:r>
    </w:p>
    <w:p w14:paraId="4CBC304F" w14:textId="67FEA37A" w:rsidR="00BA2C40" w:rsidRDefault="00BA2C40" w:rsidP="007E0B18">
      <w:pPr>
        <w:pStyle w:val="Heading1"/>
      </w:pPr>
      <w:r>
        <w:lastRenderedPageBreak/>
        <w:t>Project Planning</w:t>
      </w:r>
      <w:bookmarkEnd w:id="88"/>
    </w:p>
    <w:p w14:paraId="521E9F0A" w14:textId="77777777" w:rsidR="000653A0" w:rsidRDefault="000653A0" w:rsidP="000653A0">
      <w:pPr>
        <w:pStyle w:val="Heading2"/>
      </w:pPr>
      <w:bookmarkStart w:id="89" w:name="_Toc5894821"/>
      <w:r>
        <w:t>Momentum</w:t>
      </w:r>
      <w:bookmarkEnd w:id="89"/>
    </w:p>
    <w:p w14:paraId="5AE4779E" w14:textId="77777777" w:rsidR="000653A0" w:rsidRDefault="000653A0" w:rsidP="000653A0">
      <w:pPr>
        <w:pStyle w:val="Heading2"/>
      </w:pPr>
      <w:bookmarkStart w:id="90" w:name="_Toc5894822"/>
      <w:r>
        <w:t>Adapting to change</w:t>
      </w:r>
      <w:bookmarkEnd w:id="90"/>
    </w:p>
    <w:p w14:paraId="67D6872F" w14:textId="77777777" w:rsidR="000653A0" w:rsidRDefault="000653A0" w:rsidP="000653A0">
      <w:pPr>
        <w:pStyle w:val="Heading2"/>
      </w:pPr>
      <w:bookmarkStart w:id="91" w:name="_Toc5894823"/>
      <w:r>
        <w:t>Identifying and dealing with risks</w:t>
      </w:r>
      <w:bookmarkEnd w:id="91"/>
      <w:r>
        <w:tab/>
      </w:r>
    </w:p>
    <w:p w14:paraId="0AAE4BCD" w14:textId="77777777" w:rsidR="000653A0" w:rsidRDefault="000653A0" w:rsidP="000653A0">
      <w:pPr>
        <w:pStyle w:val="Heading2"/>
      </w:pPr>
      <w:bookmarkStart w:id="92" w:name="_Toc5894824"/>
      <w:r>
        <w:t>Achievement</w:t>
      </w:r>
      <w:bookmarkEnd w:id="92"/>
    </w:p>
    <w:p w14:paraId="47E75853" w14:textId="77777777" w:rsidR="000653A0" w:rsidRDefault="000653A0" w:rsidP="000653A0">
      <w:pPr>
        <w:pStyle w:val="Heading2"/>
      </w:pPr>
      <w:bookmarkStart w:id="93" w:name="_Toc5894825"/>
      <w:r>
        <w:t>Performance</w:t>
      </w:r>
      <w:bookmarkEnd w:id="93"/>
    </w:p>
    <w:p w14:paraId="2871BEE6" w14:textId="37AF6DAE" w:rsidR="000653A0" w:rsidRDefault="000653A0" w:rsidP="000653A0">
      <w:pPr>
        <w:pStyle w:val="Heading2"/>
      </w:pPr>
      <w:bookmarkStart w:id="94" w:name="_Toc5894826"/>
      <w:r>
        <w:t>What have I learnt?</w:t>
      </w:r>
      <w:bookmarkEnd w:id="94"/>
      <w:r>
        <w:br w:type="page"/>
      </w:r>
    </w:p>
    <w:p w14:paraId="2F27BF64" w14:textId="09773E8B" w:rsidR="00BA2C40" w:rsidRDefault="00BA2C40" w:rsidP="007E0B18">
      <w:pPr>
        <w:pStyle w:val="Heading1"/>
      </w:pPr>
      <w:bookmarkStart w:id="95" w:name="_Toc5894827"/>
      <w:r>
        <w:lastRenderedPageBreak/>
        <w:t>Conclusions</w:t>
      </w:r>
      <w:bookmarkEnd w:id="95"/>
    </w:p>
    <w:p w14:paraId="3EA717F0" w14:textId="050516C2" w:rsidR="00BA2C40" w:rsidRDefault="00B7203B" w:rsidP="00B7203B">
      <w:pPr>
        <w:pStyle w:val="Heading2"/>
        <w:rPr>
          <w:sz w:val="32"/>
          <w:szCs w:val="32"/>
        </w:rPr>
      </w:pPr>
      <w:bookmarkStart w:id="96" w:name="_Toc5894828"/>
      <w:r>
        <w:t>Discussion</w:t>
      </w:r>
      <w:bookmarkEnd w:id="96"/>
      <w:r w:rsidR="00BA2C40">
        <w:br w:type="page"/>
      </w:r>
    </w:p>
    <w:p w14:paraId="4CB9A838" w14:textId="408DABB7" w:rsidR="00BA2C40" w:rsidRDefault="00BA2C40" w:rsidP="007E0B18">
      <w:pPr>
        <w:pStyle w:val="Heading1"/>
      </w:pPr>
      <w:bookmarkStart w:id="97" w:name="_Toc5894829"/>
      <w:r>
        <w:lastRenderedPageBreak/>
        <w:t>References</w:t>
      </w:r>
      <w:bookmarkEnd w:id="97"/>
    </w:p>
    <w:p w14:paraId="1F383F86" w14:textId="7CBD4F74" w:rsidR="00DD0807" w:rsidRDefault="003664A6">
      <w:pPr>
        <w:rPr>
          <w:rStyle w:val="Hyperlink"/>
        </w:rPr>
      </w:pPr>
      <w:r>
        <w:t xml:space="preserve">[1] </w:t>
      </w:r>
      <w:hyperlink r:id="rId24" w:history="1">
        <w:r>
          <w:rPr>
            <w:rStyle w:val="Hyperlink"/>
          </w:rPr>
          <w:t>https://docs.scipy.org/doc/numpy-1.13.0/user/whatisnumpy.html</w:t>
        </w:r>
      </w:hyperlink>
    </w:p>
    <w:p w14:paraId="059E2156" w14:textId="15C4FB8C" w:rsidR="00DD0807" w:rsidRDefault="009A26F3">
      <w:pPr>
        <w:rPr>
          <w:rStyle w:val="Hyperlink"/>
        </w:rPr>
      </w:pPr>
      <w:r>
        <w:t xml:space="preserve">[2] </w:t>
      </w:r>
      <w:hyperlink r:id="rId25" w:history="1">
        <w:r w:rsidR="00DD0807">
          <w:rPr>
            <w:rStyle w:val="Hyperlink"/>
          </w:rPr>
          <w:t>https://medium.com/deep-math-machine-learning-ai/chapter-3-support-vector-machine-with-math-47d6193c82be</w:t>
        </w:r>
      </w:hyperlink>
    </w:p>
    <w:p w14:paraId="40F2E9D9" w14:textId="3A8F9F6E" w:rsidR="007169B1" w:rsidRPr="00DD0807" w:rsidRDefault="007169B1">
      <w:pPr>
        <w:rPr>
          <w:color w:val="0563C1" w:themeColor="hyperlink"/>
          <w:u w:val="single"/>
        </w:rPr>
      </w:pPr>
      <w:r>
        <w:t xml:space="preserve">[3] </w:t>
      </w:r>
      <w:hyperlink r:id="rId26" w:history="1">
        <w:r>
          <w:rPr>
            <w:rStyle w:val="Hyperlink"/>
          </w:rPr>
          <w:t>https://medium.com/greyatom/what-is-underfitting-and-overfitting-in-machine-learning-and-how-to-deal-with-it-6803a989c76</w:t>
        </w:r>
      </w:hyperlink>
    </w:p>
    <w:p w14:paraId="0183CD69" w14:textId="6ABC62A8" w:rsidR="00252BB0" w:rsidRDefault="00BA2C40" w:rsidP="006A2A28">
      <w:pPr>
        <w:pStyle w:val="Heading1"/>
      </w:pPr>
      <w:bookmarkStart w:id="98" w:name="_Toc5894830"/>
      <w:r>
        <w:t>Tables, Graphs, Figures and Equations</w:t>
      </w:r>
      <w:bookmarkEnd w:id="98"/>
    </w:p>
    <w:p w14:paraId="1F6BC611" w14:textId="1F159314" w:rsidR="00252BB0" w:rsidRDefault="00252BB0" w:rsidP="00252BB0">
      <w:pPr>
        <w:pStyle w:val="Heading1"/>
      </w:pPr>
      <w:bookmarkStart w:id="99" w:name="_Toc5894831"/>
      <w:r>
        <w:t>Appendices</w:t>
      </w:r>
      <w:bookmarkEnd w:id="99"/>
    </w:p>
    <w:p w14:paraId="492A63E4" w14:textId="77777777" w:rsidR="006A2A28" w:rsidRDefault="006A2A28" w:rsidP="006A2A28">
      <w:pPr>
        <w:pStyle w:val="Heading2"/>
      </w:pPr>
      <w:bookmarkStart w:id="100" w:name="_Toc5894832"/>
      <w:r>
        <w:t>Sustainability</w:t>
      </w:r>
      <w:bookmarkEnd w:id="100"/>
    </w:p>
    <w:p w14:paraId="7A46F78B" w14:textId="77777777" w:rsidR="006A2A28" w:rsidRDefault="006A2A28" w:rsidP="006A2A28">
      <w:pPr>
        <w:pStyle w:val="Heading2"/>
      </w:pPr>
      <w:bookmarkStart w:id="101" w:name="_Toc5894833"/>
      <w:r>
        <w:t>Legal</w:t>
      </w:r>
      <w:bookmarkEnd w:id="101"/>
    </w:p>
    <w:p w14:paraId="0F9387E9" w14:textId="77777777" w:rsidR="006A2A28" w:rsidRDefault="006A2A28" w:rsidP="006A2A28">
      <w:pPr>
        <w:pStyle w:val="Heading2"/>
      </w:pPr>
      <w:bookmarkStart w:id="102" w:name="_Toc5894834"/>
      <w:r>
        <w:t>Ethical</w:t>
      </w:r>
      <w:bookmarkEnd w:id="102"/>
    </w:p>
    <w:p w14:paraId="29D1A53A" w14:textId="77777777" w:rsidR="006A2A28" w:rsidRDefault="006A2A28" w:rsidP="006A2A28">
      <w:pPr>
        <w:pStyle w:val="Heading2"/>
      </w:pPr>
      <w:bookmarkStart w:id="103" w:name="_Toc5894835"/>
      <w:r>
        <w:t>Intellectual property</w:t>
      </w:r>
      <w:bookmarkEnd w:id="103"/>
    </w:p>
    <w:p w14:paraId="19B829DB" w14:textId="77777777" w:rsidR="006A2A28" w:rsidRPr="006A2A28" w:rsidRDefault="006A2A28" w:rsidP="006A2A28"/>
    <w:sectPr w:rsidR="006A2A28" w:rsidRPr="006A2A28">
      <w:headerReference w:type="default" r:id="rId27"/>
      <w:footerReference w:type="default" r:id="rId2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147FD8" w14:textId="77777777" w:rsidR="00EA36F9" w:rsidRDefault="00EA36F9" w:rsidP="000E0551">
      <w:pPr>
        <w:spacing w:after="0" w:line="240" w:lineRule="auto"/>
      </w:pPr>
      <w:r>
        <w:separator/>
      </w:r>
    </w:p>
  </w:endnote>
  <w:endnote w:type="continuationSeparator" w:id="0">
    <w:p w14:paraId="1AB51ED6" w14:textId="77777777" w:rsidR="00EA36F9" w:rsidRDefault="00EA36F9" w:rsidP="000E05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35777982"/>
      <w:docPartObj>
        <w:docPartGallery w:val="Page Numbers (Bottom of Page)"/>
        <w:docPartUnique/>
      </w:docPartObj>
    </w:sdtPr>
    <w:sdtEndPr>
      <w:rPr>
        <w:noProof/>
      </w:rPr>
    </w:sdtEndPr>
    <w:sdtContent>
      <w:p w14:paraId="75D1080D" w14:textId="214B65AC" w:rsidR="00EA36F9" w:rsidRDefault="00EA36F9">
        <w:pPr>
          <w:pStyle w:val="Footer"/>
          <w:jc w:val="center"/>
        </w:pPr>
        <w:r>
          <w:fldChar w:fldCharType="begin"/>
        </w:r>
        <w:r>
          <w:instrText xml:space="preserve"> PAGE   \* MERGEFORMAT </w:instrText>
        </w:r>
        <w:r>
          <w:fldChar w:fldCharType="separate"/>
        </w:r>
        <w:r w:rsidR="00112818">
          <w:rPr>
            <w:noProof/>
          </w:rPr>
          <w:t>20</w:t>
        </w:r>
        <w:r>
          <w:rPr>
            <w:noProof/>
          </w:rPr>
          <w:fldChar w:fldCharType="end"/>
        </w:r>
      </w:p>
    </w:sdtContent>
  </w:sdt>
  <w:p w14:paraId="739A8D77" w14:textId="77777777" w:rsidR="00EA36F9" w:rsidRDefault="00EA36F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8D1F66" w14:textId="77777777" w:rsidR="00EA36F9" w:rsidRDefault="00EA36F9" w:rsidP="000E0551">
      <w:pPr>
        <w:spacing w:after="0" w:line="240" w:lineRule="auto"/>
      </w:pPr>
      <w:r>
        <w:separator/>
      </w:r>
    </w:p>
  </w:footnote>
  <w:footnote w:type="continuationSeparator" w:id="0">
    <w:p w14:paraId="562F7EDB" w14:textId="77777777" w:rsidR="00EA36F9" w:rsidRDefault="00EA36F9" w:rsidP="000E05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E6DC50" w14:textId="58830E31" w:rsidR="00EA36F9" w:rsidRDefault="00EA36F9">
    <w:pPr>
      <w:pStyle w:val="Header"/>
    </w:pPr>
    <w:r>
      <w:t>Final report</w:t>
    </w:r>
    <w:r>
      <w:tab/>
      <w:t>Identifying aircraft from above</w:t>
    </w:r>
    <w:r>
      <w:tab/>
      <w:t>Kai Roper-Blackman</w:t>
    </w:r>
  </w:p>
  <w:p w14:paraId="1396FF16" w14:textId="77777777" w:rsidR="00EA36F9" w:rsidRDefault="00EA36F9"/>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9D2EB7"/>
    <w:multiLevelType w:val="hybridMultilevel"/>
    <w:tmpl w:val="614623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26D6294A"/>
    <w:multiLevelType w:val="hybridMultilevel"/>
    <w:tmpl w:val="B8BC8BC4"/>
    <w:lvl w:ilvl="0" w:tplc="5240DF9A">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35C622C6"/>
    <w:multiLevelType w:val="hybridMultilevel"/>
    <w:tmpl w:val="482E8974"/>
    <w:lvl w:ilvl="0" w:tplc="EA30DDEC">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3C4F5D6D"/>
    <w:multiLevelType w:val="hybridMultilevel"/>
    <w:tmpl w:val="C1DA5E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B617AA5"/>
    <w:multiLevelType w:val="hybridMultilevel"/>
    <w:tmpl w:val="D88ADB0C"/>
    <w:lvl w:ilvl="0" w:tplc="0809000F">
      <w:start w:val="1"/>
      <w:numFmt w:val="decimal"/>
      <w:lvlText w:val="%1."/>
      <w:lvlJc w:val="left"/>
      <w:pPr>
        <w:ind w:left="720" w:hanging="360"/>
      </w:pPr>
      <w:rPr>
        <w:rFonts w:hint="default"/>
      </w:rPr>
    </w:lvl>
    <w:lvl w:ilvl="1" w:tplc="D55CABAE">
      <w:start w:val="1"/>
      <w:numFmt w:val="lowerLetter"/>
      <w:lvlText w:val="%2."/>
      <w:lvlJc w:val="left"/>
      <w:pPr>
        <w:ind w:left="1440" w:hanging="36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74B2BBF"/>
    <w:multiLevelType w:val="hybridMultilevel"/>
    <w:tmpl w:val="011C07FC"/>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6" w15:restartNumberingAfterBreak="0">
    <w:nsid w:val="5BB31BAF"/>
    <w:multiLevelType w:val="hybridMultilevel"/>
    <w:tmpl w:val="09D6A12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2"/>
  </w:num>
  <w:num w:numId="4">
    <w:abstractNumId w:val="1"/>
  </w:num>
  <w:num w:numId="5">
    <w:abstractNumId w:val="4"/>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i Roper-Blackman">
    <w15:presenceInfo w15:providerId="Windows Live" w15:userId="bfbcac1294a7f64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0130"/>
    <w:rsid w:val="000324D2"/>
    <w:rsid w:val="000653A0"/>
    <w:rsid w:val="000A2AE6"/>
    <w:rsid w:val="000C2363"/>
    <w:rsid w:val="000D0130"/>
    <w:rsid w:val="000D0F71"/>
    <w:rsid w:val="000E0551"/>
    <w:rsid w:val="000E06D3"/>
    <w:rsid w:val="00112818"/>
    <w:rsid w:val="00134833"/>
    <w:rsid w:val="00141EBD"/>
    <w:rsid w:val="00150B61"/>
    <w:rsid w:val="00180EF6"/>
    <w:rsid w:val="00186B13"/>
    <w:rsid w:val="0019734A"/>
    <w:rsid w:val="001A3EFE"/>
    <w:rsid w:val="001A41C7"/>
    <w:rsid w:val="001C6621"/>
    <w:rsid w:val="001D40FC"/>
    <w:rsid w:val="001F65F1"/>
    <w:rsid w:val="00216768"/>
    <w:rsid w:val="0025296C"/>
    <w:rsid w:val="00252BB0"/>
    <w:rsid w:val="00272062"/>
    <w:rsid w:val="002A427F"/>
    <w:rsid w:val="002E5D2B"/>
    <w:rsid w:val="003075BD"/>
    <w:rsid w:val="003664A6"/>
    <w:rsid w:val="0037095E"/>
    <w:rsid w:val="00381F21"/>
    <w:rsid w:val="003C04A6"/>
    <w:rsid w:val="003D39BB"/>
    <w:rsid w:val="003F2B37"/>
    <w:rsid w:val="00402237"/>
    <w:rsid w:val="00424290"/>
    <w:rsid w:val="00442C8D"/>
    <w:rsid w:val="00454660"/>
    <w:rsid w:val="00465F80"/>
    <w:rsid w:val="00475A83"/>
    <w:rsid w:val="004F69F3"/>
    <w:rsid w:val="00501095"/>
    <w:rsid w:val="0050156B"/>
    <w:rsid w:val="00507FB7"/>
    <w:rsid w:val="00530F99"/>
    <w:rsid w:val="0053777F"/>
    <w:rsid w:val="00564753"/>
    <w:rsid w:val="0057205A"/>
    <w:rsid w:val="005B6A8C"/>
    <w:rsid w:val="005C6A69"/>
    <w:rsid w:val="005F139D"/>
    <w:rsid w:val="00601DF1"/>
    <w:rsid w:val="00614DBC"/>
    <w:rsid w:val="00630DA7"/>
    <w:rsid w:val="006411A2"/>
    <w:rsid w:val="00654E75"/>
    <w:rsid w:val="00675081"/>
    <w:rsid w:val="006821D9"/>
    <w:rsid w:val="00683808"/>
    <w:rsid w:val="00684F15"/>
    <w:rsid w:val="00694127"/>
    <w:rsid w:val="006977D1"/>
    <w:rsid w:val="006A2148"/>
    <w:rsid w:val="006A2A28"/>
    <w:rsid w:val="006A6C2C"/>
    <w:rsid w:val="006E1211"/>
    <w:rsid w:val="006E25D0"/>
    <w:rsid w:val="006F61A9"/>
    <w:rsid w:val="00710E57"/>
    <w:rsid w:val="007169B1"/>
    <w:rsid w:val="00785DD7"/>
    <w:rsid w:val="007900A3"/>
    <w:rsid w:val="007E0B18"/>
    <w:rsid w:val="007E3E0A"/>
    <w:rsid w:val="007F061A"/>
    <w:rsid w:val="00811CBA"/>
    <w:rsid w:val="00815069"/>
    <w:rsid w:val="00856DF5"/>
    <w:rsid w:val="00893FD4"/>
    <w:rsid w:val="008B1EC7"/>
    <w:rsid w:val="008B6C1B"/>
    <w:rsid w:val="008F0318"/>
    <w:rsid w:val="008F0496"/>
    <w:rsid w:val="009167F1"/>
    <w:rsid w:val="00926F6A"/>
    <w:rsid w:val="009736C0"/>
    <w:rsid w:val="00977559"/>
    <w:rsid w:val="009806BA"/>
    <w:rsid w:val="009A26F3"/>
    <w:rsid w:val="009A40A1"/>
    <w:rsid w:val="009B4C46"/>
    <w:rsid w:val="009E1D04"/>
    <w:rsid w:val="00A14DF1"/>
    <w:rsid w:val="00A62CBE"/>
    <w:rsid w:val="00A668D8"/>
    <w:rsid w:val="00A8370F"/>
    <w:rsid w:val="00A83EA9"/>
    <w:rsid w:val="00AC4D27"/>
    <w:rsid w:val="00AC73FE"/>
    <w:rsid w:val="00AE222D"/>
    <w:rsid w:val="00AE27B7"/>
    <w:rsid w:val="00B50C10"/>
    <w:rsid w:val="00B7203B"/>
    <w:rsid w:val="00B73D45"/>
    <w:rsid w:val="00B74428"/>
    <w:rsid w:val="00B75E36"/>
    <w:rsid w:val="00BA2C40"/>
    <w:rsid w:val="00BB0DAF"/>
    <w:rsid w:val="00BC03F7"/>
    <w:rsid w:val="00BE1B67"/>
    <w:rsid w:val="00BE7C0C"/>
    <w:rsid w:val="00BF7AB3"/>
    <w:rsid w:val="00C62892"/>
    <w:rsid w:val="00C70E60"/>
    <w:rsid w:val="00C9276C"/>
    <w:rsid w:val="00CA5D19"/>
    <w:rsid w:val="00CB1C1D"/>
    <w:rsid w:val="00CB50A8"/>
    <w:rsid w:val="00CE20BD"/>
    <w:rsid w:val="00CF1FA1"/>
    <w:rsid w:val="00D02AFA"/>
    <w:rsid w:val="00D135C3"/>
    <w:rsid w:val="00D25D13"/>
    <w:rsid w:val="00D444B8"/>
    <w:rsid w:val="00D948B2"/>
    <w:rsid w:val="00DA26FA"/>
    <w:rsid w:val="00DB0515"/>
    <w:rsid w:val="00DC6735"/>
    <w:rsid w:val="00DD0807"/>
    <w:rsid w:val="00DE5905"/>
    <w:rsid w:val="00E458A6"/>
    <w:rsid w:val="00E47A1C"/>
    <w:rsid w:val="00E91164"/>
    <w:rsid w:val="00E969AC"/>
    <w:rsid w:val="00EA36F9"/>
    <w:rsid w:val="00EA4A8A"/>
    <w:rsid w:val="00EB18B8"/>
    <w:rsid w:val="00EB2AD8"/>
    <w:rsid w:val="00EC4EF4"/>
    <w:rsid w:val="00EC4F41"/>
    <w:rsid w:val="00ED0686"/>
    <w:rsid w:val="00EE7715"/>
    <w:rsid w:val="00F336A1"/>
    <w:rsid w:val="00F350B7"/>
    <w:rsid w:val="00F758B3"/>
    <w:rsid w:val="00F966CB"/>
    <w:rsid w:val="00F974E1"/>
    <w:rsid w:val="00FD561F"/>
    <w:rsid w:val="00FD673F"/>
    <w:rsid w:val="00FF096C"/>
    <w:rsid w:val="00FF74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691FB6"/>
  <w15:chartTrackingRefBased/>
  <w15:docId w15:val="{80746533-AF4A-4ADC-A200-FF08AB299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055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653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2B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42C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E055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0E0551"/>
    <w:pPr>
      <w:tabs>
        <w:tab w:val="center" w:pos="4513"/>
        <w:tab w:val="right" w:pos="9026"/>
      </w:tabs>
      <w:spacing w:after="0" w:line="240" w:lineRule="auto"/>
    </w:pPr>
  </w:style>
  <w:style w:type="character" w:customStyle="1" w:styleId="HeaderChar">
    <w:name w:val="Header Char"/>
    <w:basedOn w:val="DefaultParagraphFont"/>
    <w:link w:val="Header"/>
    <w:uiPriority w:val="99"/>
    <w:rsid w:val="000E0551"/>
  </w:style>
  <w:style w:type="paragraph" w:styleId="Footer">
    <w:name w:val="footer"/>
    <w:basedOn w:val="Normal"/>
    <w:link w:val="FooterChar"/>
    <w:uiPriority w:val="99"/>
    <w:unhideWhenUsed/>
    <w:rsid w:val="000E0551"/>
    <w:pPr>
      <w:tabs>
        <w:tab w:val="center" w:pos="4513"/>
        <w:tab w:val="right" w:pos="9026"/>
      </w:tabs>
      <w:spacing w:after="0" w:line="240" w:lineRule="auto"/>
    </w:pPr>
  </w:style>
  <w:style w:type="character" w:customStyle="1" w:styleId="FooterChar">
    <w:name w:val="Footer Char"/>
    <w:basedOn w:val="DefaultParagraphFont"/>
    <w:link w:val="Footer"/>
    <w:uiPriority w:val="99"/>
    <w:rsid w:val="000E0551"/>
  </w:style>
  <w:style w:type="paragraph" w:styleId="TOCHeading">
    <w:name w:val="TOC Heading"/>
    <w:basedOn w:val="Heading1"/>
    <w:next w:val="Normal"/>
    <w:uiPriority w:val="39"/>
    <w:unhideWhenUsed/>
    <w:qFormat/>
    <w:rsid w:val="007E0B18"/>
    <w:pPr>
      <w:outlineLvl w:val="9"/>
    </w:pPr>
    <w:rPr>
      <w:lang w:val="en-US"/>
    </w:rPr>
  </w:style>
  <w:style w:type="paragraph" w:styleId="TOC1">
    <w:name w:val="toc 1"/>
    <w:basedOn w:val="Normal"/>
    <w:next w:val="Normal"/>
    <w:autoRedefine/>
    <w:uiPriority w:val="39"/>
    <w:unhideWhenUsed/>
    <w:rsid w:val="007E0B18"/>
    <w:pPr>
      <w:spacing w:after="100"/>
    </w:pPr>
  </w:style>
  <w:style w:type="character" w:styleId="Hyperlink">
    <w:name w:val="Hyperlink"/>
    <w:basedOn w:val="DefaultParagraphFont"/>
    <w:uiPriority w:val="99"/>
    <w:unhideWhenUsed/>
    <w:rsid w:val="007E0B18"/>
    <w:rPr>
      <w:color w:val="0563C1" w:themeColor="hyperlink"/>
      <w:u w:val="single"/>
    </w:rPr>
  </w:style>
  <w:style w:type="character" w:customStyle="1" w:styleId="Heading2Char">
    <w:name w:val="Heading 2 Char"/>
    <w:basedOn w:val="DefaultParagraphFont"/>
    <w:link w:val="Heading2"/>
    <w:uiPriority w:val="9"/>
    <w:rsid w:val="000653A0"/>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0653A0"/>
    <w:pPr>
      <w:spacing w:after="100"/>
      <w:ind w:left="220"/>
    </w:pPr>
  </w:style>
  <w:style w:type="character" w:customStyle="1" w:styleId="Heading3Char">
    <w:name w:val="Heading 3 Char"/>
    <w:basedOn w:val="DefaultParagraphFont"/>
    <w:link w:val="Heading3"/>
    <w:uiPriority w:val="9"/>
    <w:rsid w:val="00252BB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54660"/>
    <w:pPr>
      <w:spacing w:after="100"/>
      <w:ind w:left="440"/>
    </w:pPr>
  </w:style>
  <w:style w:type="paragraph" w:customStyle="1" w:styleId="Default">
    <w:name w:val="Default"/>
    <w:rsid w:val="00B7203B"/>
    <w:pPr>
      <w:widowControl w:val="0"/>
      <w:autoSpaceDE w:val="0"/>
      <w:autoSpaceDN w:val="0"/>
      <w:adjustRightInd w:val="0"/>
      <w:spacing w:after="0" w:line="240" w:lineRule="auto"/>
    </w:pPr>
    <w:rPr>
      <w:rFonts w:ascii="Calibri" w:eastAsiaTheme="minorEastAsia" w:hAnsi="Calibri" w:cs="Calibri"/>
      <w:color w:val="000000"/>
      <w:sz w:val="24"/>
      <w:szCs w:val="24"/>
      <w:lang w:val="en-US"/>
    </w:rPr>
  </w:style>
  <w:style w:type="table" w:styleId="TableGrid">
    <w:name w:val="Table Grid"/>
    <w:basedOn w:val="TableNormal"/>
    <w:uiPriority w:val="39"/>
    <w:rsid w:val="003075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14DF1"/>
    <w:pPr>
      <w:ind w:left="720"/>
      <w:contextualSpacing/>
    </w:pPr>
  </w:style>
  <w:style w:type="paragraph" w:styleId="Caption">
    <w:name w:val="caption"/>
    <w:basedOn w:val="Normal"/>
    <w:next w:val="Normal"/>
    <w:uiPriority w:val="35"/>
    <w:unhideWhenUsed/>
    <w:qFormat/>
    <w:rsid w:val="006411A2"/>
    <w:pPr>
      <w:spacing w:after="200" w:line="240" w:lineRule="auto"/>
    </w:pPr>
    <w:rPr>
      <w:i/>
      <w:iCs/>
      <w:color w:val="44546A" w:themeColor="text2"/>
      <w:sz w:val="18"/>
      <w:szCs w:val="18"/>
    </w:rPr>
  </w:style>
  <w:style w:type="character" w:styleId="Strong">
    <w:name w:val="Strong"/>
    <w:basedOn w:val="DefaultParagraphFont"/>
    <w:uiPriority w:val="22"/>
    <w:qFormat/>
    <w:rsid w:val="0053777F"/>
    <w:rPr>
      <w:b/>
      <w:bCs/>
    </w:rPr>
  </w:style>
  <w:style w:type="character" w:customStyle="1" w:styleId="classifier">
    <w:name w:val="classifier"/>
    <w:basedOn w:val="DefaultParagraphFont"/>
    <w:rsid w:val="0053777F"/>
  </w:style>
  <w:style w:type="character" w:customStyle="1" w:styleId="Heading4Char">
    <w:name w:val="Heading 4 Char"/>
    <w:basedOn w:val="DefaultParagraphFont"/>
    <w:link w:val="Heading4"/>
    <w:uiPriority w:val="9"/>
    <w:rsid w:val="00442C8D"/>
    <w:rPr>
      <w:rFonts w:asciiTheme="majorHAnsi" w:eastAsiaTheme="majorEastAsia" w:hAnsiTheme="majorHAnsi" w:cstheme="majorBidi"/>
      <w:i/>
      <w:iCs/>
      <w:color w:val="2F5496" w:themeColor="accent1" w:themeShade="BF"/>
    </w:rPr>
  </w:style>
  <w:style w:type="character" w:styleId="FollowedHyperlink">
    <w:name w:val="FollowedHyperlink"/>
    <w:basedOn w:val="DefaultParagraphFont"/>
    <w:uiPriority w:val="99"/>
    <w:semiHidden/>
    <w:unhideWhenUsed/>
    <w:rsid w:val="009A26F3"/>
    <w:rPr>
      <w:color w:val="954F72" w:themeColor="followedHyperlink"/>
      <w:u w:val="single"/>
    </w:rPr>
  </w:style>
  <w:style w:type="paragraph" w:styleId="HTMLPreformatted">
    <w:name w:val="HTML Preformatted"/>
    <w:basedOn w:val="Normal"/>
    <w:link w:val="HTMLPreformattedChar"/>
    <w:uiPriority w:val="99"/>
    <w:semiHidden/>
    <w:unhideWhenUsed/>
    <w:rsid w:val="009736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9736C0"/>
    <w:rPr>
      <w:rFonts w:ascii="Courier New" w:eastAsia="Times New Roman" w:hAnsi="Courier New" w:cs="Courier New"/>
      <w:sz w:val="20"/>
      <w:szCs w:val="20"/>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6222103">
      <w:bodyDiv w:val="1"/>
      <w:marLeft w:val="0"/>
      <w:marRight w:val="0"/>
      <w:marTop w:val="0"/>
      <w:marBottom w:val="0"/>
      <w:divBdr>
        <w:top w:val="none" w:sz="0" w:space="0" w:color="auto"/>
        <w:left w:val="none" w:sz="0" w:space="0" w:color="auto"/>
        <w:bottom w:val="none" w:sz="0" w:space="0" w:color="auto"/>
        <w:right w:val="none" w:sz="0" w:space="0" w:color="auto"/>
      </w:divBdr>
    </w:div>
    <w:div w:id="11308279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hyperlink" Target="https://medium.com/greyatom/what-is-underfitting-and-overfitting-in-machine-learning-and-how-to-deal-with-it-6803a989c76"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medium.com/deep-math-machine-learning-ai/chapter-3-support-vector-machine-with-math-47d6193c82b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docs.scipy.org/doc/numpy-1.13.0/user/whatisnumpy.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6D3EE9-3AC4-4D63-935B-8EAE221966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5569</TotalTime>
  <Pages>23</Pages>
  <Words>4773</Words>
  <Characters>27209</Characters>
  <Application>Microsoft Office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Roper-Blackman, Kai J G</dc:creator>
  <cp:keywords/>
  <dc:description/>
  <cp:lastModifiedBy>Roper-Blackman, Kai J G</cp:lastModifiedBy>
  <cp:revision>20</cp:revision>
  <dcterms:created xsi:type="dcterms:W3CDTF">2019-03-08T14:19:00Z</dcterms:created>
  <dcterms:modified xsi:type="dcterms:W3CDTF">2019-04-12T14:02:00Z</dcterms:modified>
</cp:coreProperties>
</file>